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7E8E4" w14:textId="2BA7FD59" w:rsidR="00773462" w:rsidRDefault="009A6EF3" w:rsidP="00DD4100">
      <w:pPr>
        <w:pStyle w:val="RFPNormal"/>
      </w:pPr>
      <w:r>
        <w:rPr>
          <w:noProof/>
        </w:rPr>
        <w:drawing>
          <wp:inline distT="0" distB="0" distL="0" distR="0" wp14:anchorId="441830D5" wp14:editId="66AF18A5">
            <wp:extent cx="4093988" cy="76454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ve.png"/>
                    <pic:cNvPicPr/>
                  </pic:nvPicPr>
                  <pic:blipFill>
                    <a:blip r:embed="rId10">
                      <a:extLst>
                        <a:ext uri="{28A0092B-C50C-407E-A947-70E740481C1C}">
                          <a14:useLocalDpi xmlns:a14="http://schemas.microsoft.com/office/drawing/2010/main" val="0"/>
                        </a:ext>
                      </a:extLst>
                    </a:blip>
                    <a:stretch>
                      <a:fillRect/>
                    </a:stretch>
                  </pic:blipFill>
                  <pic:spPr>
                    <a:xfrm>
                      <a:off x="0" y="0"/>
                      <a:ext cx="4113865" cy="768252"/>
                    </a:xfrm>
                    <a:prstGeom prst="rect">
                      <a:avLst/>
                    </a:prstGeom>
                  </pic:spPr>
                </pic:pic>
              </a:graphicData>
            </a:graphic>
          </wp:inline>
        </w:drawing>
      </w:r>
    </w:p>
    <w:p w14:paraId="57A073AE" w14:textId="703436B1" w:rsidR="00DD4100" w:rsidRDefault="00DD4100" w:rsidP="00DD4100">
      <w:pPr>
        <w:pStyle w:val="RFPNormal"/>
      </w:pPr>
    </w:p>
    <w:p w14:paraId="1E231811" w14:textId="0EAFE2E7" w:rsidR="009A6EF3" w:rsidRDefault="009A6EF3" w:rsidP="00DD4100">
      <w:pPr>
        <w:pStyle w:val="RFPNormal"/>
      </w:pPr>
    </w:p>
    <w:p w14:paraId="0CA07643" w14:textId="77777777" w:rsidR="001420A5" w:rsidRDefault="001420A5" w:rsidP="00DD4100">
      <w:pPr>
        <w:pStyle w:val="RFPNormal"/>
      </w:pPr>
    </w:p>
    <w:p w14:paraId="3E553C18" w14:textId="66EF3856" w:rsidR="009A6EF3" w:rsidRDefault="009A6EF3" w:rsidP="00DD4100">
      <w:pPr>
        <w:pStyle w:val="RFPNormal"/>
      </w:pPr>
    </w:p>
    <w:p w14:paraId="0251305C" w14:textId="2197674F" w:rsidR="009A6EF3" w:rsidRDefault="009A6EF3" w:rsidP="00DD4100">
      <w:pPr>
        <w:pStyle w:val="RFPNormal"/>
      </w:pPr>
      <w:r>
        <w:rPr>
          <w:noProof/>
        </w:rPr>
        <mc:AlternateContent>
          <mc:Choice Requires="wps">
            <w:drawing>
              <wp:inline distT="0" distB="0" distL="0" distR="0" wp14:anchorId="4862F8FF" wp14:editId="045B4084">
                <wp:extent cx="4959928" cy="914400"/>
                <wp:effectExtent l="0" t="0" r="0" b="0"/>
                <wp:docPr id="4" name="Rectangle 4"/>
                <wp:cNvGraphicFramePr/>
                <a:graphic xmlns:a="http://schemas.openxmlformats.org/drawingml/2006/main">
                  <a:graphicData uri="http://schemas.microsoft.com/office/word/2010/wordprocessingShape">
                    <wps:wsp>
                      <wps:cNvSpPr/>
                      <wps:spPr>
                        <a:xfrm>
                          <a:off x="0" y="0"/>
                          <a:ext cx="4959928"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517A2" w14:textId="5FBE1B62" w:rsidR="00B75FA4" w:rsidRPr="00197890" w:rsidRDefault="00D85622" w:rsidP="0021710D">
                            <w:pPr>
                              <w:pStyle w:val="RFPDocumentTitle"/>
                              <w:rPr>
                                <w:lang w:val="en-US"/>
                              </w:rPr>
                            </w:pPr>
                            <w:r>
                              <w:rPr>
                                <w:lang w:val="en-US"/>
                              </w:rPr>
                              <w:t>Immedis QA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62F8FF" id="Rectangle 4" o:spid="_x0000_s1026" style="width:390.5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" filled="f" stroked="f" strokeweight="1pt">
                <v:textbox>
                  <w:txbxContent>
                    <w:p w14:paraId="771517A2" w14:textId="5FBE1B62" w:rsidR="00B75FA4" w:rsidRPr="00197890" w:rsidRDefault="00D85622" w:rsidP="0021710D">
                      <w:pPr>
                        <w:pStyle w:val="RFPDocumentTitle"/>
                        <w:rPr>
                          <w:lang w:val="en-US"/>
                        </w:rPr>
                      </w:pPr>
                      <w:r>
                        <w:rPr>
                          <w:lang w:val="en-US"/>
                        </w:rPr>
                        <w:t>Immedis QA Assignment</w:t>
                      </w:r>
                    </w:p>
                  </w:txbxContent>
                </v:textbox>
                <w10:anchorlock/>
              </v:rect>
            </w:pict>
          </mc:Fallback>
        </mc:AlternateContent>
      </w:r>
    </w:p>
    <w:p w14:paraId="3E4F6A52" w14:textId="77777777" w:rsidR="001420A5" w:rsidRDefault="001420A5" w:rsidP="00DD4100">
      <w:pPr>
        <w:pStyle w:val="RFPNormal"/>
      </w:pPr>
    </w:p>
    <w:p w14:paraId="3946AA88" w14:textId="75980021" w:rsidR="009A6EF3" w:rsidRDefault="009A6EF3" w:rsidP="00DD4100">
      <w:pPr>
        <w:pStyle w:val="RFPNormal"/>
      </w:pPr>
      <w:r>
        <w:rPr>
          <w:noProof/>
        </w:rPr>
        <mc:AlternateContent>
          <mc:Choice Requires="wps">
            <w:drawing>
              <wp:inline distT="0" distB="0" distL="0" distR="0" wp14:anchorId="6349DAA9" wp14:editId="23567C28">
                <wp:extent cx="4959928" cy="914400"/>
                <wp:effectExtent l="0" t="0" r="0" b="0"/>
                <wp:docPr id="5" name="Rectangle 5"/>
                <wp:cNvGraphicFramePr/>
                <a:graphic xmlns:a="http://schemas.openxmlformats.org/drawingml/2006/main">
                  <a:graphicData uri="http://schemas.microsoft.com/office/word/2010/wordprocessingShape">
                    <wps:wsp>
                      <wps:cNvSpPr/>
                      <wps:spPr>
                        <a:xfrm>
                          <a:off x="0" y="0"/>
                          <a:ext cx="4959928"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175C3" w14:textId="0900ED09" w:rsidR="00B75FA4" w:rsidRDefault="00B75FA4" w:rsidP="009A6EF3">
                            <w:pPr>
                              <w:pStyle w:val="RFPDocumentSub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9DAA9" id="Rectangle 5" o:spid="_x0000_s1027" style="width:390.5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" filled="f" stroked="f" strokeweight="1pt">
                <v:textbox>
                  <w:txbxContent>
                    <w:p w14:paraId="0E8175C3" w14:textId="0900ED09" w:rsidR="00B75FA4" w:rsidRDefault="00B75FA4" w:rsidP="009A6EF3">
                      <w:pPr>
                        <w:pStyle w:val="RFPDocumentSubTitle"/>
                      </w:pPr>
                    </w:p>
                  </w:txbxContent>
                </v:textbox>
                <w10:anchorlock/>
              </v:rect>
            </w:pict>
          </mc:Fallback>
        </mc:AlternateContent>
      </w:r>
    </w:p>
    <w:p w14:paraId="7E55ABF6" w14:textId="77777777" w:rsidR="009A6EF3" w:rsidRDefault="009A6EF3" w:rsidP="00DD4100">
      <w:pPr>
        <w:pStyle w:val="RFPNormal"/>
      </w:pPr>
    </w:p>
    <w:p w14:paraId="51E29E9F" w14:textId="77777777" w:rsidR="009A6EF3" w:rsidRDefault="009A6EF3" w:rsidP="00DD4100">
      <w:pPr>
        <w:pStyle w:val="RFPNormal"/>
      </w:pPr>
    </w:p>
    <w:p w14:paraId="66651958" w14:textId="77777777" w:rsidR="009A6EF3" w:rsidRDefault="009A6EF3" w:rsidP="00DD4100">
      <w:pPr>
        <w:pStyle w:val="RFPNormal"/>
      </w:pPr>
    </w:p>
    <w:p w14:paraId="7174C501" w14:textId="6178F40F" w:rsidR="009A6EF3" w:rsidRDefault="009A6EF3" w:rsidP="00DD4100">
      <w:pPr>
        <w:pStyle w:val="RFPNormal"/>
        <w:sectPr w:rsidR="009A6EF3" w:rsidSect="00475B46">
          <w:footerReference w:type="default" r:id="rId11"/>
          <w:pgSz w:w="11906" w:h="16838"/>
          <w:pgMar w:top="1418" w:right="1134" w:bottom="1134" w:left="1134" w:header="708" w:footer="142" w:gutter="0"/>
          <w:cols w:space="708"/>
          <w:docGrid w:linePitch="360"/>
        </w:sectPr>
      </w:pPr>
    </w:p>
    <w:p w14:paraId="01DD8B11" w14:textId="77777777" w:rsidR="00DD4100" w:rsidRPr="007B6F64" w:rsidRDefault="00DD4100" w:rsidP="00DD4100">
      <w:pPr>
        <w:pStyle w:val="RFPDisclaimerTitle"/>
      </w:pPr>
      <w:bookmarkStart w:id="0" w:name="_Toc75604239"/>
      <w:r>
        <w:lastRenderedPageBreak/>
        <w:t>Confidentiality / Disclaimer</w:t>
      </w:r>
      <w:bookmarkEnd w:id="0"/>
    </w:p>
    <w:p w14:paraId="2B2CCEB0" w14:textId="1A53E71C" w:rsidR="00DD4100" w:rsidRDefault="00DD4100" w:rsidP="00DD4100">
      <w:pPr>
        <w:pStyle w:val="RFPDisclaimerText"/>
      </w:pPr>
      <w:r>
        <w:t xml:space="preserve">This document is confidential. </w:t>
      </w:r>
      <w:proofErr w:type="spellStart"/>
      <w:r>
        <w:t>Immedis</w:t>
      </w:r>
      <w:proofErr w:type="spellEnd"/>
      <w:r>
        <w:t xml:space="preserve"> makes no warranties, express, implied or statutory</w:t>
      </w:r>
      <w:r w:rsidR="00EA6DCF">
        <w:t xml:space="preserve"> as </w:t>
      </w:r>
      <w:r>
        <w:t xml:space="preserve">to the information in this document. </w:t>
      </w:r>
    </w:p>
    <w:p w14:paraId="710202AA" w14:textId="5D9DECD0" w:rsidR="00DD4100" w:rsidRDefault="00DD4100" w:rsidP="00DD4100">
      <w:pPr>
        <w:pStyle w:val="RFPDisclaimerText"/>
      </w:pPr>
      <w:r>
        <w:t xml:space="preserve">Complying with all applicable copyright laws is the responsibility of </w:t>
      </w:r>
      <w:r w:rsidR="00D02A1E">
        <w:t>the candidate</w:t>
      </w:r>
      <w:r>
        <w:t xml:space="preserv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w:t>
      </w:r>
      <w:proofErr w:type="spellStart"/>
      <w:r>
        <w:t>Immedis</w:t>
      </w:r>
      <w:proofErr w:type="spellEnd"/>
      <w:r>
        <w:t>.</w:t>
      </w:r>
    </w:p>
    <w:p w14:paraId="752D2499" w14:textId="77777777" w:rsidR="00DD4100" w:rsidRDefault="00DD4100" w:rsidP="00DD4100">
      <w:pPr>
        <w:pStyle w:val="RFPDisclaimerText"/>
      </w:pPr>
      <w:r>
        <w:t xml:space="preserve">©2019 </w:t>
      </w:r>
      <w:proofErr w:type="spellStart"/>
      <w:r>
        <w:t>Immedis</w:t>
      </w:r>
      <w:proofErr w:type="spellEnd"/>
      <w:r>
        <w:t>. All rights reserved.</w:t>
      </w:r>
    </w:p>
    <w:p w14:paraId="7C34407A" w14:textId="77777777" w:rsidR="00DD4100" w:rsidRDefault="00DD4100" w:rsidP="00DD4100">
      <w:pPr>
        <w:pStyle w:val="RFPNormal"/>
      </w:pPr>
    </w:p>
    <w:p w14:paraId="6FB6EDFB" w14:textId="77777777" w:rsidR="009A6EF3" w:rsidRDefault="009A6EF3" w:rsidP="00DD4100">
      <w:pPr>
        <w:pStyle w:val="RFPNormal"/>
      </w:pPr>
    </w:p>
    <w:p w14:paraId="744944F8" w14:textId="7B9A763D" w:rsidR="009A6EF3" w:rsidRDefault="009A6EF3" w:rsidP="00DD4100">
      <w:pPr>
        <w:pStyle w:val="RFPNormal"/>
        <w:sectPr w:rsidR="009A6EF3" w:rsidSect="00475B46">
          <w:headerReference w:type="default" r:id="rId12"/>
          <w:pgSz w:w="11906" w:h="16838"/>
          <w:pgMar w:top="1418" w:right="1134" w:bottom="1134" w:left="1134" w:header="709" w:footer="142" w:gutter="0"/>
          <w:cols w:space="708"/>
          <w:docGrid w:linePitch="360"/>
        </w:sectPr>
      </w:pPr>
    </w:p>
    <w:p w14:paraId="539BF6EB" w14:textId="206C53D3" w:rsidR="00DD4100" w:rsidRDefault="00DD4100" w:rsidP="00DD4100">
      <w:pPr>
        <w:pStyle w:val="RFPDisclaimerTitle"/>
      </w:pPr>
      <w:bookmarkStart w:id="1" w:name="_Toc75604240"/>
      <w:r>
        <w:lastRenderedPageBreak/>
        <w:t>Table of Contents</w:t>
      </w:r>
      <w:bookmarkEnd w:id="1"/>
    </w:p>
    <w:sdt>
      <w:sdtPr>
        <w:id w:val="-1344933798"/>
        <w:docPartObj>
          <w:docPartGallery w:val="Table of Contents"/>
          <w:docPartUnique/>
        </w:docPartObj>
      </w:sdtPr>
      <w:sdtEndPr>
        <w:rPr>
          <w:b/>
          <w:bCs/>
          <w:noProof/>
        </w:rPr>
      </w:sdtEndPr>
      <w:sdtContent>
        <w:p w14:paraId="3410AC67" w14:textId="354C920F" w:rsidR="00CB7E3A" w:rsidRDefault="004677C3">
          <w:pPr>
            <w:pStyle w:val="TOC1"/>
            <w:tabs>
              <w:tab w:val="right" w:leader="dot" w:pos="9488"/>
            </w:tabs>
            <w:rPr>
              <w:rFonts w:asciiTheme="minorHAnsi" w:eastAsiaTheme="minorEastAsia" w:hAnsiTheme="minorHAnsi"/>
              <w:noProof/>
              <w:sz w:val="22"/>
              <w:lang w:val="en-US"/>
            </w:rPr>
          </w:pPr>
          <w:r>
            <w:fldChar w:fldCharType="begin"/>
          </w:r>
          <w:r>
            <w:instrText xml:space="preserve"> TOC \h \z \t "RFP Heading 1,1,RFP Heading 2,2,RFP Heading 3,3,RFP Heading 4,4,RFP Disclaimer Title,1,RFP Heading 5,5" </w:instrText>
          </w:r>
          <w:r>
            <w:fldChar w:fldCharType="separate"/>
          </w:r>
          <w:hyperlink w:anchor="_Toc75604239" w:history="1">
            <w:r w:rsidR="00CB7E3A" w:rsidRPr="00DC26C9">
              <w:rPr>
                <w:rStyle w:val="Hyperlink"/>
                <w:noProof/>
              </w:rPr>
              <w:t>Confidentiality / Disclaimer</w:t>
            </w:r>
            <w:r w:rsidR="00CB7E3A">
              <w:rPr>
                <w:noProof/>
                <w:webHidden/>
              </w:rPr>
              <w:tab/>
            </w:r>
            <w:r w:rsidR="00CB7E3A">
              <w:rPr>
                <w:noProof/>
                <w:webHidden/>
              </w:rPr>
              <w:fldChar w:fldCharType="begin"/>
            </w:r>
            <w:r w:rsidR="00CB7E3A">
              <w:rPr>
                <w:noProof/>
                <w:webHidden/>
              </w:rPr>
              <w:instrText xml:space="preserve"> PAGEREF _Toc75604239 \h </w:instrText>
            </w:r>
            <w:r w:rsidR="00CB7E3A">
              <w:rPr>
                <w:noProof/>
                <w:webHidden/>
              </w:rPr>
            </w:r>
            <w:r w:rsidR="00CB7E3A">
              <w:rPr>
                <w:noProof/>
                <w:webHidden/>
              </w:rPr>
              <w:fldChar w:fldCharType="separate"/>
            </w:r>
            <w:r w:rsidR="00CB7E3A">
              <w:rPr>
                <w:noProof/>
                <w:webHidden/>
              </w:rPr>
              <w:t>2</w:t>
            </w:r>
            <w:r w:rsidR="00CB7E3A">
              <w:rPr>
                <w:noProof/>
                <w:webHidden/>
              </w:rPr>
              <w:fldChar w:fldCharType="end"/>
            </w:r>
          </w:hyperlink>
        </w:p>
        <w:p w14:paraId="7EB2BAEA" w14:textId="1077F01D" w:rsidR="00CB7E3A" w:rsidRDefault="000D11A7">
          <w:pPr>
            <w:pStyle w:val="TOC1"/>
            <w:tabs>
              <w:tab w:val="right" w:leader="dot" w:pos="9488"/>
            </w:tabs>
            <w:rPr>
              <w:rFonts w:asciiTheme="minorHAnsi" w:eastAsiaTheme="minorEastAsia" w:hAnsiTheme="minorHAnsi"/>
              <w:noProof/>
              <w:sz w:val="22"/>
              <w:lang w:val="en-US"/>
            </w:rPr>
          </w:pPr>
          <w:hyperlink w:anchor="_Toc75604240" w:history="1">
            <w:r w:rsidR="00CB7E3A" w:rsidRPr="00DC26C9">
              <w:rPr>
                <w:rStyle w:val="Hyperlink"/>
                <w:noProof/>
              </w:rPr>
              <w:t>Table of Contents</w:t>
            </w:r>
            <w:r w:rsidR="00CB7E3A">
              <w:rPr>
                <w:noProof/>
                <w:webHidden/>
              </w:rPr>
              <w:tab/>
            </w:r>
            <w:r w:rsidR="00CB7E3A">
              <w:rPr>
                <w:noProof/>
                <w:webHidden/>
              </w:rPr>
              <w:fldChar w:fldCharType="begin"/>
            </w:r>
            <w:r w:rsidR="00CB7E3A">
              <w:rPr>
                <w:noProof/>
                <w:webHidden/>
              </w:rPr>
              <w:instrText xml:space="preserve"> PAGEREF _Toc75604240 \h </w:instrText>
            </w:r>
            <w:r w:rsidR="00CB7E3A">
              <w:rPr>
                <w:noProof/>
                <w:webHidden/>
              </w:rPr>
            </w:r>
            <w:r w:rsidR="00CB7E3A">
              <w:rPr>
                <w:noProof/>
                <w:webHidden/>
              </w:rPr>
              <w:fldChar w:fldCharType="separate"/>
            </w:r>
            <w:r w:rsidR="00CB7E3A">
              <w:rPr>
                <w:noProof/>
                <w:webHidden/>
              </w:rPr>
              <w:t>3</w:t>
            </w:r>
            <w:r w:rsidR="00CB7E3A">
              <w:rPr>
                <w:noProof/>
                <w:webHidden/>
              </w:rPr>
              <w:fldChar w:fldCharType="end"/>
            </w:r>
          </w:hyperlink>
        </w:p>
        <w:p w14:paraId="29B9AF80" w14:textId="25E7B98F" w:rsidR="00CB7E3A" w:rsidRDefault="000D11A7">
          <w:pPr>
            <w:pStyle w:val="TOC1"/>
            <w:tabs>
              <w:tab w:val="left" w:pos="440"/>
              <w:tab w:val="right" w:leader="dot" w:pos="9488"/>
            </w:tabs>
            <w:rPr>
              <w:rFonts w:asciiTheme="minorHAnsi" w:eastAsiaTheme="minorEastAsia" w:hAnsiTheme="minorHAnsi"/>
              <w:noProof/>
              <w:sz w:val="22"/>
              <w:lang w:val="en-US"/>
            </w:rPr>
          </w:pPr>
          <w:hyperlink w:anchor="_Toc75604241" w:history="1">
            <w:r w:rsidR="00CB7E3A" w:rsidRPr="00DC26C9">
              <w:rPr>
                <w:rStyle w:val="Hyperlink"/>
                <w:noProof/>
              </w:rPr>
              <w:t>1</w:t>
            </w:r>
            <w:r w:rsidR="00CB7E3A">
              <w:rPr>
                <w:rFonts w:asciiTheme="minorHAnsi" w:eastAsiaTheme="minorEastAsia" w:hAnsiTheme="minorHAnsi"/>
                <w:noProof/>
                <w:sz w:val="22"/>
                <w:lang w:val="en-US"/>
              </w:rPr>
              <w:tab/>
            </w:r>
            <w:r w:rsidR="00CB7E3A" w:rsidRPr="00DC26C9">
              <w:rPr>
                <w:rStyle w:val="Hyperlink"/>
                <w:noProof/>
              </w:rPr>
              <w:t>Project Description</w:t>
            </w:r>
            <w:r w:rsidR="00CB7E3A">
              <w:rPr>
                <w:noProof/>
                <w:webHidden/>
              </w:rPr>
              <w:tab/>
            </w:r>
            <w:r w:rsidR="00CB7E3A">
              <w:rPr>
                <w:noProof/>
                <w:webHidden/>
              </w:rPr>
              <w:fldChar w:fldCharType="begin"/>
            </w:r>
            <w:r w:rsidR="00CB7E3A">
              <w:rPr>
                <w:noProof/>
                <w:webHidden/>
              </w:rPr>
              <w:instrText xml:space="preserve"> PAGEREF _Toc75604241 \h </w:instrText>
            </w:r>
            <w:r w:rsidR="00CB7E3A">
              <w:rPr>
                <w:noProof/>
                <w:webHidden/>
              </w:rPr>
            </w:r>
            <w:r w:rsidR="00CB7E3A">
              <w:rPr>
                <w:noProof/>
                <w:webHidden/>
              </w:rPr>
              <w:fldChar w:fldCharType="separate"/>
            </w:r>
            <w:r w:rsidR="00CB7E3A">
              <w:rPr>
                <w:noProof/>
                <w:webHidden/>
              </w:rPr>
              <w:t>4</w:t>
            </w:r>
            <w:r w:rsidR="00CB7E3A">
              <w:rPr>
                <w:noProof/>
                <w:webHidden/>
              </w:rPr>
              <w:fldChar w:fldCharType="end"/>
            </w:r>
          </w:hyperlink>
        </w:p>
        <w:p w14:paraId="538E8B27" w14:textId="7E44E20E"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42" w:history="1">
            <w:r w:rsidR="00CB7E3A" w:rsidRPr="00DC26C9">
              <w:rPr>
                <w:rStyle w:val="Hyperlink"/>
                <w:noProof/>
              </w:rPr>
              <w:t>1.1</w:t>
            </w:r>
            <w:r w:rsidR="00CB7E3A">
              <w:rPr>
                <w:rFonts w:asciiTheme="minorHAnsi" w:eastAsiaTheme="minorEastAsia" w:hAnsiTheme="minorHAnsi"/>
                <w:noProof/>
                <w:sz w:val="22"/>
                <w:lang w:val="en-US"/>
              </w:rPr>
              <w:tab/>
            </w:r>
            <w:r w:rsidR="00CB7E3A" w:rsidRPr="00DC26C9">
              <w:rPr>
                <w:rStyle w:val="Hyperlink"/>
                <w:noProof/>
              </w:rPr>
              <w:t>Login</w:t>
            </w:r>
            <w:r w:rsidR="00CB7E3A">
              <w:rPr>
                <w:noProof/>
                <w:webHidden/>
              </w:rPr>
              <w:tab/>
            </w:r>
            <w:r w:rsidR="00CB7E3A">
              <w:rPr>
                <w:noProof/>
                <w:webHidden/>
              </w:rPr>
              <w:fldChar w:fldCharType="begin"/>
            </w:r>
            <w:r w:rsidR="00CB7E3A">
              <w:rPr>
                <w:noProof/>
                <w:webHidden/>
              </w:rPr>
              <w:instrText xml:space="preserve"> PAGEREF _Toc75604242 \h </w:instrText>
            </w:r>
            <w:r w:rsidR="00CB7E3A">
              <w:rPr>
                <w:noProof/>
                <w:webHidden/>
              </w:rPr>
            </w:r>
            <w:r w:rsidR="00CB7E3A">
              <w:rPr>
                <w:noProof/>
                <w:webHidden/>
              </w:rPr>
              <w:fldChar w:fldCharType="separate"/>
            </w:r>
            <w:r w:rsidR="00CB7E3A">
              <w:rPr>
                <w:noProof/>
                <w:webHidden/>
              </w:rPr>
              <w:t>4</w:t>
            </w:r>
            <w:r w:rsidR="00CB7E3A">
              <w:rPr>
                <w:noProof/>
                <w:webHidden/>
              </w:rPr>
              <w:fldChar w:fldCharType="end"/>
            </w:r>
          </w:hyperlink>
        </w:p>
        <w:p w14:paraId="1E7D4637" w14:textId="2CB909AF"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43" w:history="1">
            <w:r w:rsidR="00CB7E3A" w:rsidRPr="00DC26C9">
              <w:rPr>
                <w:rStyle w:val="Hyperlink"/>
                <w:noProof/>
              </w:rPr>
              <w:t>1.1.1.</w:t>
            </w:r>
            <w:r w:rsidR="00CB7E3A">
              <w:rPr>
                <w:rFonts w:asciiTheme="minorHAnsi" w:eastAsiaTheme="minorEastAsia" w:hAnsiTheme="minorHAnsi"/>
                <w:noProof/>
                <w:sz w:val="22"/>
                <w:lang w:val="en-US"/>
              </w:rPr>
              <w:tab/>
            </w:r>
            <w:r w:rsidR="00CB7E3A" w:rsidRPr="00DC26C9">
              <w:rPr>
                <w:rStyle w:val="Hyperlink"/>
                <w:noProof/>
              </w:rPr>
              <w:t>Description</w:t>
            </w:r>
            <w:r w:rsidR="00CB7E3A">
              <w:rPr>
                <w:noProof/>
                <w:webHidden/>
              </w:rPr>
              <w:tab/>
            </w:r>
            <w:r w:rsidR="00CB7E3A">
              <w:rPr>
                <w:noProof/>
                <w:webHidden/>
              </w:rPr>
              <w:fldChar w:fldCharType="begin"/>
            </w:r>
            <w:r w:rsidR="00CB7E3A">
              <w:rPr>
                <w:noProof/>
                <w:webHidden/>
              </w:rPr>
              <w:instrText xml:space="preserve"> PAGEREF _Toc75604243 \h </w:instrText>
            </w:r>
            <w:r w:rsidR="00CB7E3A">
              <w:rPr>
                <w:noProof/>
                <w:webHidden/>
              </w:rPr>
            </w:r>
            <w:r w:rsidR="00CB7E3A">
              <w:rPr>
                <w:noProof/>
                <w:webHidden/>
              </w:rPr>
              <w:fldChar w:fldCharType="separate"/>
            </w:r>
            <w:r w:rsidR="00CB7E3A">
              <w:rPr>
                <w:noProof/>
                <w:webHidden/>
              </w:rPr>
              <w:t>4</w:t>
            </w:r>
            <w:r w:rsidR="00CB7E3A">
              <w:rPr>
                <w:noProof/>
                <w:webHidden/>
              </w:rPr>
              <w:fldChar w:fldCharType="end"/>
            </w:r>
          </w:hyperlink>
        </w:p>
        <w:p w14:paraId="46FB66CD" w14:textId="3526ED29"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44" w:history="1">
            <w:r w:rsidR="00CB7E3A" w:rsidRPr="00DC26C9">
              <w:rPr>
                <w:rStyle w:val="Hyperlink"/>
                <w:noProof/>
              </w:rPr>
              <w:t>1.1.2.</w:t>
            </w:r>
            <w:r w:rsidR="00CB7E3A">
              <w:rPr>
                <w:rFonts w:asciiTheme="minorHAnsi" w:eastAsiaTheme="minorEastAsia" w:hAnsiTheme="minorHAnsi"/>
                <w:noProof/>
                <w:sz w:val="22"/>
                <w:lang w:val="en-US"/>
              </w:rPr>
              <w:tab/>
            </w:r>
            <w:r w:rsidR="00CB7E3A" w:rsidRPr="00DC26C9">
              <w:rPr>
                <w:rStyle w:val="Hyperlink"/>
                <w:noProof/>
              </w:rPr>
              <w:t>Mock-ups</w:t>
            </w:r>
            <w:r w:rsidR="00CB7E3A">
              <w:rPr>
                <w:noProof/>
                <w:webHidden/>
              </w:rPr>
              <w:tab/>
            </w:r>
            <w:r w:rsidR="00CB7E3A">
              <w:rPr>
                <w:noProof/>
                <w:webHidden/>
              </w:rPr>
              <w:fldChar w:fldCharType="begin"/>
            </w:r>
            <w:r w:rsidR="00CB7E3A">
              <w:rPr>
                <w:noProof/>
                <w:webHidden/>
              </w:rPr>
              <w:instrText xml:space="preserve"> PAGEREF _Toc75604244 \h </w:instrText>
            </w:r>
            <w:r w:rsidR="00CB7E3A">
              <w:rPr>
                <w:noProof/>
                <w:webHidden/>
              </w:rPr>
            </w:r>
            <w:r w:rsidR="00CB7E3A">
              <w:rPr>
                <w:noProof/>
                <w:webHidden/>
              </w:rPr>
              <w:fldChar w:fldCharType="separate"/>
            </w:r>
            <w:r w:rsidR="00CB7E3A">
              <w:rPr>
                <w:noProof/>
                <w:webHidden/>
              </w:rPr>
              <w:t>4</w:t>
            </w:r>
            <w:r w:rsidR="00CB7E3A">
              <w:rPr>
                <w:noProof/>
                <w:webHidden/>
              </w:rPr>
              <w:fldChar w:fldCharType="end"/>
            </w:r>
          </w:hyperlink>
        </w:p>
        <w:p w14:paraId="35A39081" w14:textId="2377D84E"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45" w:history="1">
            <w:r w:rsidR="00CB7E3A" w:rsidRPr="00DC26C9">
              <w:rPr>
                <w:rStyle w:val="Hyperlink"/>
                <w:noProof/>
              </w:rPr>
              <w:t>1.1.3.</w:t>
            </w:r>
            <w:r w:rsidR="00CB7E3A">
              <w:rPr>
                <w:rFonts w:asciiTheme="minorHAnsi" w:eastAsiaTheme="minorEastAsia" w:hAnsiTheme="minorHAnsi"/>
                <w:noProof/>
                <w:sz w:val="22"/>
                <w:lang w:val="en-US"/>
              </w:rPr>
              <w:tab/>
            </w:r>
            <w:r w:rsidR="00CB7E3A" w:rsidRPr="00DC26C9">
              <w:rPr>
                <w:rStyle w:val="Hyperlink"/>
                <w:noProof/>
              </w:rPr>
              <w:t>Acceptance Criteria</w:t>
            </w:r>
            <w:r w:rsidR="00CB7E3A">
              <w:rPr>
                <w:noProof/>
                <w:webHidden/>
              </w:rPr>
              <w:tab/>
            </w:r>
            <w:r w:rsidR="00CB7E3A">
              <w:rPr>
                <w:noProof/>
                <w:webHidden/>
              </w:rPr>
              <w:fldChar w:fldCharType="begin"/>
            </w:r>
            <w:r w:rsidR="00CB7E3A">
              <w:rPr>
                <w:noProof/>
                <w:webHidden/>
              </w:rPr>
              <w:instrText xml:space="preserve"> PAGEREF _Toc75604245 \h </w:instrText>
            </w:r>
            <w:r w:rsidR="00CB7E3A">
              <w:rPr>
                <w:noProof/>
                <w:webHidden/>
              </w:rPr>
            </w:r>
            <w:r w:rsidR="00CB7E3A">
              <w:rPr>
                <w:noProof/>
                <w:webHidden/>
              </w:rPr>
              <w:fldChar w:fldCharType="separate"/>
            </w:r>
            <w:r w:rsidR="00CB7E3A">
              <w:rPr>
                <w:noProof/>
                <w:webHidden/>
              </w:rPr>
              <w:t>4</w:t>
            </w:r>
            <w:r w:rsidR="00CB7E3A">
              <w:rPr>
                <w:noProof/>
                <w:webHidden/>
              </w:rPr>
              <w:fldChar w:fldCharType="end"/>
            </w:r>
          </w:hyperlink>
        </w:p>
        <w:p w14:paraId="5EEB6A05" w14:textId="2D1E57D6"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46" w:history="1">
            <w:r w:rsidR="00CB7E3A" w:rsidRPr="00DC26C9">
              <w:rPr>
                <w:rStyle w:val="Hyperlink"/>
                <w:noProof/>
              </w:rPr>
              <w:t>1.2.</w:t>
            </w:r>
            <w:r w:rsidR="00CB7E3A">
              <w:rPr>
                <w:rFonts w:asciiTheme="minorHAnsi" w:eastAsiaTheme="minorEastAsia" w:hAnsiTheme="minorHAnsi"/>
                <w:noProof/>
                <w:sz w:val="22"/>
                <w:lang w:val="en-US"/>
              </w:rPr>
              <w:tab/>
            </w:r>
            <w:r w:rsidR="00CB7E3A" w:rsidRPr="00DC26C9">
              <w:rPr>
                <w:rStyle w:val="Hyperlink"/>
                <w:noProof/>
              </w:rPr>
              <w:t>Users Module</w:t>
            </w:r>
            <w:r w:rsidR="00CB7E3A">
              <w:rPr>
                <w:noProof/>
                <w:webHidden/>
              </w:rPr>
              <w:tab/>
            </w:r>
            <w:r w:rsidR="00CB7E3A">
              <w:rPr>
                <w:noProof/>
                <w:webHidden/>
              </w:rPr>
              <w:fldChar w:fldCharType="begin"/>
            </w:r>
            <w:r w:rsidR="00CB7E3A">
              <w:rPr>
                <w:noProof/>
                <w:webHidden/>
              </w:rPr>
              <w:instrText xml:space="preserve"> PAGEREF _Toc75604246 \h </w:instrText>
            </w:r>
            <w:r w:rsidR="00CB7E3A">
              <w:rPr>
                <w:noProof/>
                <w:webHidden/>
              </w:rPr>
            </w:r>
            <w:r w:rsidR="00CB7E3A">
              <w:rPr>
                <w:noProof/>
                <w:webHidden/>
              </w:rPr>
              <w:fldChar w:fldCharType="separate"/>
            </w:r>
            <w:r w:rsidR="00CB7E3A">
              <w:rPr>
                <w:noProof/>
                <w:webHidden/>
              </w:rPr>
              <w:t>4</w:t>
            </w:r>
            <w:r w:rsidR="00CB7E3A">
              <w:rPr>
                <w:noProof/>
                <w:webHidden/>
              </w:rPr>
              <w:fldChar w:fldCharType="end"/>
            </w:r>
          </w:hyperlink>
        </w:p>
        <w:p w14:paraId="084F34C3" w14:textId="5EDA9D96"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47" w:history="1">
            <w:r w:rsidR="00CB7E3A" w:rsidRPr="00DC26C9">
              <w:rPr>
                <w:rStyle w:val="Hyperlink"/>
                <w:noProof/>
              </w:rPr>
              <w:t>1.2.1.</w:t>
            </w:r>
            <w:r w:rsidR="00CB7E3A">
              <w:rPr>
                <w:rFonts w:asciiTheme="minorHAnsi" w:eastAsiaTheme="minorEastAsia" w:hAnsiTheme="minorHAnsi"/>
                <w:noProof/>
                <w:sz w:val="22"/>
                <w:lang w:val="en-US"/>
              </w:rPr>
              <w:tab/>
            </w:r>
            <w:r w:rsidR="00CB7E3A" w:rsidRPr="00DC26C9">
              <w:rPr>
                <w:rStyle w:val="Hyperlink"/>
                <w:noProof/>
              </w:rPr>
              <w:t>Description</w:t>
            </w:r>
            <w:r w:rsidR="00CB7E3A">
              <w:rPr>
                <w:noProof/>
                <w:webHidden/>
              </w:rPr>
              <w:tab/>
            </w:r>
            <w:r w:rsidR="00CB7E3A">
              <w:rPr>
                <w:noProof/>
                <w:webHidden/>
              </w:rPr>
              <w:fldChar w:fldCharType="begin"/>
            </w:r>
            <w:r w:rsidR="00CB7E3A">
              <w:rPr>
                <w:noProof/>
                <w:webHidden/>
              </w:rPr>
              <w:instrText xml:space="preserve"> PAGEREF _Toc75604247 \h </w:instrText>
            </w:r>
            <w:r w:rsidR="00CB7E3A">
              <w:rPr>
                <w:noProof/>
                <w:webHidden/>
              </w:rPr>
            </w:r>
            <w:r w:rsidR="00CB7E3A">
              <w:rPr>
                <w:noProof/>
                <w:webHidden/>
              </w:rPr>
              <w:fldChar w:fldCharType="separate"/>
            </w:r>
            <w:r w:rsidR="00CB7E3A">
              <w:rPr>
                <w:noProof/>
                <w:webHidden/>
              </w:rPr>
              <w:t>4</w:t>
            </w:r>
            <w:r w:rsidR="00CB7E3A">
              <w:rPr>
                <w:noProof/>
                <w:webHidden/>
              </w:rPr>
              <w:fldChar w:fldCharType="end"/>
            </w:r>
          </w:hyperlink>
        </w:p>
        <w:p w14:paraId="61A7C261" w14:textId="5AA10ABA"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48" w:history="1">
            <w:r w:rsidR="00CB7E3A" w:rsidRPr="00DC26C9">
              <w:rPr>
                <w:rStyle w:val="Hyperlink"/>
                <w:noProof/>
              </w:rPr>
              <w:t>1.2.2.</w:t>
            </w:r>
            <w:r w:rsidR="00CB7E3A">
              <w:rPr>
                <w:rFonts w:asciiTheme="minorHAnsi" w:eastAsiaTheme="minorEastAsia" w:hAnsiTheme="minorHAnsi"/>
                <w:noProof/>
                <w:sz w:val="22"/>
                <w:lang w:val="en-US"/>
              </w:rPr>
              <w:tab/>
            </w:r>
            <w:r w:rsidR="00CB7E3A" w:rsidRPr="00DC26C9">
              <w:rPr>
                <w:rStyle w:val="Hyperlink"/>
                <w:noProof/>
              </w:rPr>
              <w:t>Mock-Ups</w:t>
            </w:r>
            <w:r w:rsidR="00CB7E3A">
              <w:rPr>
                <w:noProof/>
                <w:webHidden/>
              </w:rPr>
              <w:tab/>
            </w:r>
            <w:r w:rsidR="00CB7E3A">
              <w:rPr>
                <w:noProof/>
                <w:webHidden/>
              </w:rPr>
              <w:fldChar w:fldCharType="begin"/>
            </w:r>
            <w:r w:rsidR="00CB7E3A">
              <w:rPr>
                <w:noProof/>
                <w:webHidden/>
              </w:rPr>
              <w:instrText xml:space="preserve"> PAGEREF _Toc75604248 \h </w:instrText>
            </w:r>
            <w:r w:rsidR="00CB7E3A">
              <w:rPr>
                <w:noProof/>
                <w:webHidden/>
              </w:rPr>
            </w:r>
            <w:r w:rsidR="00CB7E3A">
              <w:rPr>
                <w:noProof/>
                <w:webHidden/>
              </w:rPr>
              <w:fldChar w:fldCharType="separate"/>
            </w:r>
            <w:r w:rsidR="00CB7E3A">
              <w:rPr>
                <w:noProof/>
                <w:webHidden/>
              </w:rPr>
              <w:t>5</w:t>
            </w:r>
            <w:r w:rsidR="00CB7E3A">
              <w:rPr>
                <w:noProof/>
                <w:webHidden/>
              </w:rPr>
              <w:fldChar w:fldCharType="end"/>
            </w:r>
          </w:hyperlink>
        </w:p>
        <w:p w14:paraId="7BD8DD26" w14:textId="050922A8" w:rsidR="00CB7E3A" w:rsidRDefault="000D11A7">
          <w:pPr>
            <w:pStyle w:val="TOC3"/>
            <w:tabs>
              <w:tab w:val="right" w:leader="dot" w:pos="9488"/>
            </w:tabs>
            <w:rPr>
              <w:rFonts w:asciiTheme="minorHAnsi" w:eastAsiaTheme="minorEastAsia" w:hAnsiTheme="minorHAnsi"/>
              <w:noProof/>
              <w:sz w:val="22"/>
              <w:lang w:val="en-US"/>
            </w:rPr>
          </w:pPr>
          <w:hyperlink w:anchor="_Toc75604249" w:history="1">
            <w:r w:rsidR="00CB7E3A" w:rsidRPr="00DC26C9">
              <w:rPr>
                <w:rStyle w:val="Hyperlink"/>
                <w:noProof/>
              </w:rPr>
              <w:t>1.2.3. Acceptance Criteria</w:t>
            </w:r>
            <w:r w:rsidR="00CB7E3A">
              <w:rPr>
                <w:noProof/>
                <w:webHidden/>
              </w:rPr>
              <w:tab/>
            </w:r>
            <w:r w:rsidR="00CB7E3A">
              <w:rPr>
                <w:noProof/>
                <w:webHidden/>
              </w:rPr>
              <w:fldChar w:fldCharType="begin"/>
            </w:r>
            <w:r w:rsidR="00CB7E3A">
              <w:rPr>
                <w:noProof/>
                <w:webHidden/>
              </w:rPr>
              <w:instrText xml:space="preserve"> PAGEREF _Toc75604249 \h </w:instrText>
            </w:r>
            <w:r w:rsidR="00CB7E3A">
              <w:rPr>
                <w:noProof/>
                <w:webHidden/>
              </w:rPr>
            </w:r>
            <w:r w:rsidR="00CB7E3A">
              <w:rPr>
                <w:noProof/>
                <w:webHidden/>
              </w:rPr>
              <w:fldChar w:fldCharType="separate"/>
            </w:r>
            <w:r w:rsidR="00CB7E3A">
              <w:rPr>
                <w:noProof/>
                <w:webHidden/>
              </w:rPr>
              <w:t>7</w:t>
            </w:r>
            <w:r w:rsidR="00CB7E3A">
              <w:rPr>
                <w:noProof/>
                <w:webHidden/>
              </w:rPr>
              <w:fldChar w:fldCharType="end"/>
            </w:r>
          </w:hyperlink>
        </w:p>
        <w:p w14:paraId="49A8F9CF" w14:textId="5F4F8636"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50" w:history="1">
            <w:r w:rsidR="00CB7E3A" w:rsidRPr="00DC26C9">
              <w:rPr>
                <w:rStyle w:val="Hyperlink"/>
                <w:noProof/>
              </w:rPr>
              <w:t>1.3.</w:t>
            </w:r>
            <w:r w:rsidR="00CB7E3A">
              <w:rPr>
                <w:rFonts w:asciiTheme="minorHAnsi" w:eastAsiaTheme="minorEastAsia" w:hAnsiTheme="minorHAnsi"/>
                <w:noProof/>
                <w:sz w:val="22"/>
                <w:lang w:val="en-US"/>
              </w:rPr>
              <w:tab/>
            </w:r>
            <w:r w:rsidR="00CB7E3A" w:rsidRPr="00DC26C9">
              <w:rPr>
                <w:rStyle w:val="Hyperlink"/>
                <w:noProof/>
              </w:rPr>
              <w:t>Books Module</w:t>
            </w:r>
            <w:r w:rsidR="00CB7E3A">
              <w:rPr>
                <w:noProof/>
                <w:webHidden/>
              </w:rPr>
              <w:tab/>
            </w:r>
            <w:r w:rsidR="00CB7E3A">
              <w:rPr>
                <w:noProof/>
                <w:webHidden/>
              </w:rPr>
              <w:fldChar w:fldCharType="begin"/>
            </w:r>
            <w:r w:rsidR="00CB7E3A">
              <w:rPr>
                <w:noProof/>
                <w:webHidden/>
              </w:rPr>
              <w:instrText xml:space="preserve"> PAGEREF _Toc75604250 \h </w:instrText>
            </w:r>
            <w:r w:rsidR="00CB7E3A">
              <w:rPr>
                <w:noProof/>
                <w:webHidden/>
              </w:rPr>
            </w:r>
            <w:r w:rsidR="00CB7E3A">
              <w:rPr>
                <w:noProof/>
                <w:webHidden/>
              </w:rPr>
              <w:fldChar w:fldCharType="separate"/>
            </w:r>
            <w:r w:rsidR="00CB7E3A">
              <w:rPr>
                <w:noProof/>
                <w:webHidden/>
              </w:rPr>
              <w:t>7</w:t>
            </w:r>
            <w:r w:rsidR="00CB7E3A">
              <w:rPr>
                <w:noProof/>
                <w:webHidden/>
              </w:rPr>
              <w:fldChar w:fldCharType="end"/>
            </w:r>
          </w:hyperlink>
        </w:p>
        <w:p w14:paraId="72844F8A" w14:textId="50BF6C90"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51" w:history="1">
            <w:r w:rsidR="00CB7E3A" w:rsidRPr="00DC26C9">
              <w:rPr>
                <w:rStyle w:val="Hyperlink"/>
                <w:noProof/>
              </w:rPr>
              <w:t>1.3.1.</w:t>
            </w:r>
            <w:r w:rsidR="00CB7E3A">
              <w:rPr>
                <w:rFonts w:asciiTheme="minorHAnsi" w:eastAsiaTheme="minorEastAsia" w:hAnsiTheme="minorHAnsi"/>
                <w:noProof/>
                <w:sz w:val="22"/>
                <w:lang w:val="en-US"/>
              </w:rPr>
              <w:tab/>
            </w:r>
            <w:r w:rsidR="00CB7E3A" w:rsidRPr="00DC26C9">
              <w:rPr>
                <w:rStyle w:val="Hyperlink"/>
                <w:noProof/>
              </w:rPr>
              <w:t>Description</w:t>
            </w:r>
            <w:r w:rsidR="00CB7E3A">
              <w:rPr>
                <w:noProof/>
                <w:webHidden/>
              </w:rPr>
              <w:tab/>
            </w:r>
            <w:r w:rsidR="00CB7E3A">
              <w:rPr>
                <w:noProof/>
                <w:webHidden/>
              </w:rPr>
              <w:fldChar w:fldCharType="begin"/>
            </w:r>
            <w:r w:rsidR="00CB7E3A">
              <w:rPr>
                <w:noProof/>
                <w:webHidden/>
              </w:rPr>
              <w:instrText xml:space="preserve"> PAGEREF _Toc75604251 \h </w:instrText>
            </w:r>
            <w:r w:rsidR="00CB7E3A">
              <w:rPr>
                <w:noProof/>
                <w:webHidden/>
              </w:rPr>
            </w:r>
            <w:r w:rsidR="00CB7E3A">
              <w:rPr>
                <w:noProof/>
                <w:webHidden/>
              </w:rPr>
              <w:fldChar w:fldCharType="separate"/>
            </w:r>
            <w:r w:rsidR="00CB7E3A">
              <w:rPr>
                <w:noProof/>
                <w:webHidden/>
              </w:rPr>
              <w:t>7</w:t>
            </w:r>
            <w:r w:rsidR="00CB7E3A">
              <w:rPr>
                <w:noProof/>
                <w:webHidden/>
              </w:rPr>
              <w:fldChar w:fldCharType="end"/>
            </w:r>
          </w:hyperlink>
        </w:p>
        <w:p w14:paraId="58EC5D10" w14:textId="4635900D"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52" w:history="1">
            <w:r w:rsidR="00CB7E3A" w:rsidRPr="00DC26C9">
              <w:rPr>
                <w:rStyle w:val="Hyperlink"/>
                <w:noProof/>
              </w:rPr>
              <w:t>1.3.2.</w:t>
            </w:r>
            <w:r w:rsidR="00CB7E3A">
              <w:rPr>
                <w:rFonts w:asciiTheme="minorHAnsi" w:eastAsiaTheme="minorEastAsia" w:hAnsiTheme="minorHAnsi"/>
                <w:noProof/>
                <w:sz w:val="22"/>
                <w:lang w:val="en-US"/>
              </w:rPr>
              <w:tab/>
            </w:r>
            <w:r w:rsidR="00CB7E3A" w:rsidRPr="00DC26C9">
              <w:rPr>
                <w:rStyle w:val="Hyperlink"/>
                <w:noProof/>
              </w:rPr>
              <w:t>Mock-Ups</w:t>
            </w:r>
            <w:r w:rsidR="00CB7E3A">
              <w:rPr>
                <w:noProof/>
                <w:webHidden/>
              </w:rPr>
              <w:tab/>
            </w:r>
            <w:r w:rsidR="00CB7E3A">
              <w:rPr>
                <w:noProof/>
                <w:webHidden/>
              </w:rPr>
              <w:fldChar w:fldCharType="begin"/>
            </w:r>
            <w:r w:rsidR="00CB7E3A">
              <w:rPr>
                <w:noProof/>
                <w:webHidden/>
              </w:rPr>
              <w:instrText xml:space="preserve"> PAGEREF _Toc75604252 \h </w:instrText>
            </w:r>
            <w:r w:rsidR="00CB7E3A">
              <w:rPr>
                <w:noProof/>
                <w:webHidden/>
              </w:rPr>
            </w:r>
            <w:r w:rsidR="00CB7E3A">
              <w:rPr>
                <w:noProof/>
                <w:webHidden/>
              </w:rPr>
              <w:fldChar w:fldCharType="separate"/>
            </w:r>
            <w:r w:rsidR="00CB7E3A">
              <w:rPr>
                <w:noProof/>
                <w:webHidden/>
              </w:rPr>
              <w:t>8</w:t>
            </w:r>
            <w:r w:rsidR="00CB7E3A">
              <w:rPr>
                <w:noProof/>
                <w:webHidden/>
              </w:rPr>
              <w:fldChar w:fldCharType="end"/>
            </w:r>
          </w:hyperlink>
        </w:p>
        <w:p w14:paraId="7EBB196F" w14:textId="208A32C9" w:rsidR="00CB7E3A" w:rsidRDefault="000D11A7">
          <w:pPr>
            <w:pStyle w:val="TOC3"/>
            <w:tabs>
              <w:tab w:val="right" w:leader="dot" w:pos="9488"/>
            </w:tabs>
            <w:rPr>
              <w:rFonts w:asciiTheme="minorHAnsi" w:eastAsiaTheme="minorEastAsia" w:hAnsiTheme="minorHAnsi"/>
              <w:noProof/>
              <w:sz w:val="22"/>
              <w:lang w:val="en-US"/>
            </w:rPr>
          </w:pPr>
          <w:hyperlink w:anchor="_Toc75604253" w:history="1">
            <w:r w:rsidR="00CB7E3A" w:rsidRPr="00DC26C9">
              <w:rPr>
                <w:rStyle w:val="Hyperlink"/>
                <w:noProof/>
              </w:rPr>
              <w:t>1.3.3. Acceptance Criteria</w:t>
            </w:r>
            <w:r w:rsidR="00CB7E3A">
              <w:rPr>
                <w:noProof/>
                <w:webHidden/>
              </w:rPr>
              <w:tab/>
            </w:r>
            <w:r w:rsidR="00CB7E3A">
              <w:rPr>
                <w:noProof/>
                <w:webHidden/>
              </w:rPr>
              <w:fldChar w:fldCharType="begin"/>
            </w:r>
            <w:r w:rsidR="00CB7E3A">
              <w:rPr>
                <w:noProof/>
                <w:webHidden/>
              </w:rPr>
              <w:instrText xml:space="preserve"> PAGEREF _Toc75604253 \h </w:instrText>
            </w:r>
            <w:r w:rsidR="00CB7E3A">
              <w:rPr>
                <w:noProof/>
                <w:webHidden/>
              </w:rPr>
            </w:r>
            <w:r w:rsidR="00CB7E3A">
              <w:rPr>
                <w:noProof/>
                <w:webHidden/>
              </w:rPr>
              <w:fldChar w:fldCharType="separate"/>
            </w:r>
            <w:r w:rsidR="00CB7E3A">
              <w:rPr>
                <w:noProof/>
                <w:webHidden/>
              </w:rPr>
              <w:t>9</w:t>
            </w:r>
            <w:r w:rsidR="00CB7E3A">
              <w:rPr>
                <w:noProof/>
                <w:webHidden/>
              </w:rPr>
              <w:fldChar w:fldCharType="end"/>
            </w:r>
          </w:hyperlink>
        </w:p>
        <w:p w14:paraId="6ACBA35E" w14:textId="767CFEF9"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54" w:history="1">
            <w:r w:rsidR="00CB7E3A" w:rsidRPr="00DC26C9">
              <w:rPr>
                <w:rStyle w:val="Hyperlink"/>
                <w:noProof/>
              </w:rPr>
              <w:t>1.4.</w:t>
            </w:r>
            <w:r w:rsidR="00CB7E3A">
              <w:rPr>
                <w:rFonts w:asciiTheme="minorHAnsi" w:eastAsiaTheme="minorEastAsia" w:hAnsiTheme="minorHAnsi"/>
                <w:noProof/>
                <w:sz w:val="22"/>
                <w:lang w:val="en-US"/>
              </w:rPr>
              <w:tab/>
            </w:r>
            <w:r w:rsidR="00CB7E3A" w:rsidRPr="00DC26C9">
              <w:rPr>
                <w:rStyle w:val="Hyperlink"/>
                <w:noProof/>
              </w:rPr>
              <w:t>Get a Book Module</w:t>
            </w:r>
            <w:r w:rsidR="00CB7E3A">
              <w:rPr>
                <w:noProof/>
                <w:webHidden/>
              </w:rPr>
              <w:tab/>
            </w:r>
            <w:r w:rsidR="00CB7E3A">
              <w:rPr>
                <w:noProof/>
                <w:webHidden/>
              </w:rPr>
              <w:fldChar w:fldCharType="begin"/>
            </w:r>
            <w:r w:rsidR="00CB7E3A">
              <w:rPr>
                <w:noProof/>
                <w:webHidden/>
              </w:rPr>
              <w:instrText xml:space="preserve"> PAGEREF _Toc75604254 \h </w:instrText>
            </w:r>
            <w:r w:rsidR="00CB7E3A">
              <w:rPr>
                <w:noProof/>
                <w:webHidden/>
              </w:rPr>
            </w:r>
            <w:r w:rsidR="00CB7E3A">
              <w:rPr>
                <w:noProof/>
                <w:webHidden/>
              </w:rPr>
              <w:fldChar w:fldCharType="separate"/>
            </w:r>
            <w:r w:rsidR="00CB7E3A">
              <w:rPr>
                <w:noProof/>
                <w:webHidden/>
              </w:rPr>
              <w:t>9</w:t>
            </w:r>
            <w:r w:rsidR="00CB7E3A">
              <w:rPr>
                <w:noProof/>
                <w:webHidden/>
              </w:rPr>
              <w:fldChar w:fldCharType="end"/>
            </w:r>
          </w:hyperlink>
        </w:p>
        <w:p w14:paraId="21474AA8" w14:textId="0B87379C"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55" w:history="1">
            <w:r w:rsidR="00CB7E3A" w:rsidRPr="00DC26C9">
              <w:rPr>
                <w:rStyle w:val="Hyperlink"/>
                <w:noProof/>
              </w:rPr>
              <w:t>1.4.1.</w:t>
            </w:r>
            <w:r w:rsidR="00CB7E3A">
              <w:rPr>
                <w:rFonts w:asciiTheme="minorHAnsi" w:eastAsiaTheme="minorEastAsia" w:hAnsiTheme="minorHAnsi"/>
                <w:noProof/>
                <w:sz w:val="22"/>
                <w:lang w:val="en-US"/>
              </w:rPr>
              <w:tab/>
            </w:r>
            <w:r w:rsidR="00CB7E3A" w:rsidRPr="00DC26C9">
              <w:rPr>
                <w:rStyle w:val="Hyperlink"/>
                <w:noProof/>
              </w:rPr>
              <w:t>Description</w:t>
            </w:r>
            <w:r w:rsidR="00CB7E3A">
              <w:rPr>
                <w:noProof/>
                <w:webHidden/>
              </w:rPr>
              <w:tab/>
            </w:r>
            <w:r w:rsidR="00CB7E3A">
              <w:rPr>
                <w:noProof/>
                <w:webHidden/>
              </w:rPr>
              <w:fldChar w:fldCharType="begin"/>
            </w:r>
            <w:r w:rsidR="00CB7E3A">
              <w:rPr>
                <w:noProof/>
                <w:webHidden/>
              </w:rPr>
              <w:instrText xml:space="preserve"> PAGEREF _Toc75604255 \h </w:instrText>
            </w:r>
            <w:r w:rsidR="00CB7E3A">
              <w:rPr>
                <w:noProof/>
                <w:webHidden/>
              </w:rPr>
            </w:r>
            <w:r w:rsidR="00CB7E3A">
              <w:rPr>
                <w:noProof/>
                <w:webHidden/>
              </w:rPr>
              <w:fldChar w:fldCharType="separate"/>
            </w:r>
            <w:r w:rsidR="00CB7E3A">
              <w:rPr>
                <w:noProof/>
                <w:webHidden/>
              </w:rPr>
              <w:t>9</w:t>
            </w:r>
            <w:r w:rsidR="00CB7E3A">
              <w:rPr>
                <w:noProof/>
                <w:webHidden/>
              </w:rPr>
              <w:fldChar w:fldCharType="end"/>
            </w:r>
          </w:hyperlink>
        </w:p>
        <w:p w14:paraId="4707CC19" w14:textId="09AF1BDC" w:rsidR="00CB7E3A" w:rsidRDefault="000D11A7">
          <w:pPr>
            <w:pStyle w:val="TOC3"/>
            <w:tabs>
              <w:tab w:val="left" w:pos="1320"/>
              <w:tab w:val="right" w:leader="dot" w:pos="9488"/>
            </w:tabs>
            <w:rPr>
              <w:rFonts w:asciiTheme="minorHAnsi" w:eastAsiaTheme="minorEastAsia" w:hAnsiTheme="minorHAnsi"/>
              <w:noProof/>
              <w:sz w:val="22"/>
              <w:lang w:val="en-US"/>
            </w:rPr>
          </w:pPr>
          <w:hyperlink w:anchor="_Toc75604256" w:history="1">
            <w:r w:rsidR="00CB7E3A" w:rsidRPr="00DC26C9">
              <w:rPr>
                <w:rStyle w:val="Hyperlink"/>
                <w:noProof/>
              </w:rPr>
              <w:t>1.4.2.</w:t>
            </w:r>
            <w:r w:rsidR="00CB7E3A">
              <w:rPr>
                <w:rFonts w:asciiTheme="minorHAnsi" w:eastAsiaTheme="minorEastAsia" w:hAnsiTheme="minorHAnsi"/>
                <w:noProof/>
                <w:sz w:val="22"/>
                <w:lang w:val="en-US"/>
              </w:rPr>
              <w:tab/>
            </w:r>
            <w:r w:rsidR="00CB7E3A" w:rsidRPr="00DC26C9">
              <w:rPr>
                <w:rStyle w:val="Hyperlink"/>
                <w:noProof/>
              </w:rPr>
              <w:t>Mock-Ups</w:t>
            </w:r>
            <w:r w:rsidR="00CB7E3A">
              <w:rPr>
                <w:noProof/>
                <w:webHidden/>
              </w:rPr>
              <w:tab/>
            </w:r>
            <w:r w:rsidR="00CB7E3A">
              <w:rPr>
                <w:noProof/>
                <w:webHidden/>
              </w:rPr>
              <w:fldChar w:fldCharType="begin"/>
            </w:r>
            <w:r w:rsidR="00CB7E3A">
              <w:rPr>
                <w:noProof/>
                <w:webHidden/>
              </w:rPr>
              <w:instrText xml:space="preserve"> PAGEREF _Toc75604256 \h </w:instrText>
            </w:r>
            <w:r w:rsidR="00CB7E3A">
              <w:rPr>
                <w:noProof/>
                <w:webHidden/>
              </w:rPr>
            </w:r>
            <w:r w:rsidR="00CB7E3A">
              <w:rPr>
                <w:noProof/>
                <w:webHidden/>
              </w:rPr>
              <w:fldChar w:fldCharType="separate"/>
            </w:r>
            <w:r w:rsidR="00CB7E3A">
              <w:rPr>
                <w:noProof/>
                <w:webHidden/>
              </w:rPr>
              <w:t>10</w:t>
            </w:r>
            <w:r w:rsidR="00CB7E3A">
              <w:rPr>
                <w:noProof/>
                <w:webHidden/>
              </w:rPr>
              <w:fldChar w:fldCharType="end"/>
            </w:r>
          </w:hyperlink>
        </w:p>
        <w:p w14:paraId="112DB659" w14:textId="38C3260F" w:rsidR="00CB7E3A" w:rsidRDefault="000D11A7">
          <w:pPr>
            <w:pStyle w:val="TOC3"/>
            <w:tabs>
              <w:tab w:val="right" w:leader="dot" w:pos="9488"/>
            </w:tabs>
            <w:rPr>
              <w:rFonts w:asciiTheme="minorHAnsi" w:eastAsiaTheme="minorEastAsia" w:hAnsiTheme="minorHAnsi"/>
              <w:noProof/>
              <w:sz w:val="22"/>
              <w:lang w:val="en-US"/>
            </w:rPr>
          </w:pPr>
          <w:hyperlink w:anchor="_Toc75604257" w:history="1">
            <w:r w:rsidR="00CB7E3A" w:rsidRPr="00DC26C9">
              <w:rPr>
                <w:rStyle w:val="Hyperlink"/>
                <w:noProof/>
              </w:rPr>
              <w:t>1.4.3. Acceptance Criteria</w:t>
            </w:r>
            <w:r w:rsidR="00CB7E3A">
              <w:rPr>
                <w:noProof/>
                <w:webHidden/>
              </w:rPr>
              <w:tab/>
            </w:r>
            <w:r w:rsidR="00CB7E3A">
              <w:rPr>
                <w:noProof/>
                <w:webHidden/>
              </w:rPr>
              <w:fldChar w:fldCharType="begin"/>
            </w:r>
            <w:r w:rsidR="00CB7E3A">
              <w:rPr>
                <w:noProof/>
                <w:webHidden/>
              </w:rPr>
              <w:instrText xml:space="preserve"> PAGEREF _Toc75604257 \h </w:instrText>
            </w:r>
            <w:r w:rsidR="00CB7E3A">
              <w:rPr>
                <w:noProof/>
                <w:webHidden/>
              </w:rPr>
            </w:r>
            <w:r w:rsidR="00CB7E3A">
              <w:rPr>
                <w:noProof/>
                <w:webHidden/>
              </w:rPr>
              <w:fldChar w:fldCharType="separate"/>
            </w:r>
            <w:r w:rsidR="00CB7E3A">
              <w:rPr>
                <w:noProof/>
                <w:webHidden/>
              </w:rPr>
              <w:t>12</w:t>
            </w:r>
            <w:r w:rsidR="00CB7E3A">
              <w:rPr>
                <w:noProof/>
                <w:webHidden/>
              </w:rPr>
              <w:fldChar w:fldCharType="end"/>
            </w:r>
          </w:hyperlink>
        </w:p>
        <w:p w14:paraId="21B930F4" w14:textId="330610D2" w:rsidR="00CB7E3A" w:rsidRDefault="000D11A7">
          <w:pPr>
            <w:pStyle w:val="TOC1"/>
            <w:tabs>
              <w:tab w:val="left" w:pos="440"/>
              <w:tab w:val="right" w:leader="dot" w:pos="9488"/>
            </w:tabs>
            <w:rPr>
              <w:rFonts w:asciiTheme="minorHAnsi" w:eastAsiaTheme="minorEastAsia" w:hAnsiTheme="minorHAnsi"/>
              <w:noProof/>
              <w:sz w:val="22"/>
              <w:lang w:val="en-US"/>
            </w:rPr>
          </w:pPr>
          <w:hyperlink w:anchor="_Toc75604258" w:history="1">
            <w:r w:rsidR="00CB7E3A" w:rsidRPr="00DC26C9">
              <w:rPr>
                <w:rStyle w:val="Hyperlink"/>
                <w:noProof/>
              </w:rPr>
              <w:t>2.</w:t>
            </w:r>
            <w:r w:rsidR="00CB7E3A">
              <w:rPr>
                <w:rFonts w:asciiTheme="minorHAnsi" w:eastAsiaTheme="minorEastAsia" w:hAnsiTheme="minorHAnsi"/>
                <w:noProof/>
                <w:sz w:val="22"/>
                <w:lang w:val="en-US"/>
              </w:rPr>
              <w:tab/>
            </w:r>
            <w:r w:rsidR="00CB7E3A" w:rsidRPr="00DC26C9">
              <w:rPr>
                <w:rStyle w:val="Hyperlink"/>
                <w:noProof/>
              </w:rPr>
              <w:t>Manual Related Tasks</w:t>
            </w:r>
            <w:r w:rsidR="00CB7E3A">
              <w:rPr>
                <w:noProof/>
                <w:webHidden/>
              </w:rPr>
              <w:tab/>
            </w:r>
            <w:r w:rsidR="00CB7E3A">
              <w:rPr>
                <w:noProof/>
                <w:webHidden/>
              </w:rPr>
              <w:fldChar w:fldCharType="begin"/>
            </w:r>
            <w:r w:rsidR="00CB7E3A">
              <w:rPr>
                <w:noProof/>
                <w:webHidden/>
              </w:rPr>
              <w:instrText xml:space="preserve"> PAGEREF _Toc75604258 \h </w:instrText>
            </w:r>
            <w:r w:rsidR="00CB7E3A">
              <w:rPr>
                <w:noProof/>
                <w:webHidden/>
              </w:rPr>
            </w:r>
            <w:r w:rsidR="00CB7E3A">
              <w:rPr>
                <w:noProof/>
                <w:webHidden/>
              </w:rPr>
              <w:fldChar w:fldCharType="separate"/>
            </w:r>
            <w:r w:rsidR="00CB7E3A">
              <w:rPr>
                <w:noProof/>
                <w:webHidden/>
              </w:rPr>
              <w:t>12</w:t>
            </w:r>
            <w:r w:rsidR="00CB7E3A">
              <w:rPr>
                <w:noProof/>
                <w:webHidden/>
              </w:rPr>
              <w:fldChar w:fldCharType="end"/>
            </w:r>
          </w:hyperlink>
        </w:p>
        <w:p w14:paraId="5897B218" w14:textId="1CD6AA3F"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59" w:history="1">
            <w:r w:rsidR="00CB7E3A" w:rsidRPr="00DC26C9">
              <w:rPr>
                <w:rStyle w:val="Hyperlink"/>
                <w:noProof/>
              </w:rPr>
              <w:t>2.1.</w:t>
            </w:r>
            <w:r w:rsidR="00CB7E3A">
              <w:rPr>
                <w:rFonts w:asciiTheme="minorHAnsi" w:eastAsiaTheme="minorEastAsia" w:hAnsiTheme="minorHAnsi"/>
                <w:noProof/>
                <w:sz w:val="22"/>
                <w:lang w:val="en-US"/>
              </w:rPr>
              <w:tab/>
            </w:r>
            <w:r w:rsidR="00CB7E3A" w:rsidRPr="00DC26C9">
              <w:rPr>
                <w:rStyle w:val="Hyperlink"/>
                <w:noProof/>
              </w:rPr>
              <w:t>Test Plan Preparation</w:t>
            </w:r>
            <w:r w:rsidR="00CB7E3A">
              <w:rPr>
                <w:noProof/>
                <w:webHidden/>
              </w:rPr>
              <w:tab/>
            </w:r>
            <w:r w:rsidR="00CB7E3A">
              <w:rPr>
                <w:noProof/>
                <w:webHidden/>
              </w:rPr>
              <w:fldChar w:fldCharType="begin"/>
            </w:r>
            <w:r w:rsidR="00CB7E3A">
              <w:rPr>
                <w:noProof/>
                <w:webHidden/>
              </w:rPr>
              <w:instrText xml:space="preserve"> PAGEREF _Toc75604259 \h </w:instrText>
            </w:r>
            <w:r w:rsidR="00CB7E3A">
              <w:rPr>
                <w:noProof/>
                <w:webHidden/>
              </w:rPr>
            </w:r>
            <w:r w:rsidR="00CB7E3A">
              <w:rPr>
                <w:noProof/>
                <w:webHidden/>
              </w:rPr>
              <w:fldChar w:fldCharType="separate"/>
            </w:r>
            <w:r w:rsidR="00CB7E3A">
              <w:rPr>
                <w:noProof/>
                <w:webHidden/>
              </w:rPr>
              <w:t>12</w:t>
            </w:r>
            <w:r w:rsidR="00CB7E3A">
              <w:rPr>
                <w:noProof/>
                <w:webHidden/>
              </w:rPr>
              <w:fldChar w:fldCharType="end"/>
            </w:r>
          </w:hyperlink>
        </w:p>
        <w:p w14:paraId="4E981810" w14:textId="370C7E8D"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60" w:history="1">
            <w:r w:rsidR="00CB7E3A" w:rsidRPr="00DC26C9">
              <w:rPr>
                <w:rStyle w:val="Hyperlink"/>
                <w:noProof/>
              </w:rPr>
              <w:t>2.2.</w:t>
            </w:r>
            <w:r w:rsidR="00CB7E3A">
              <w:rPr>
                <w:rFonts w:asciiTheme="minorHAnsi" w:eastAsiaTheme="minorEastAsia" w:hAnsiTheme="minorHAnsi"/>
                <w:noProof/>
                <w:sz w:val="22"/>
                <w:lang w:val="en-US"/>
              </w:rPr>
              <w:tab/>
            </w:r>
            <w:r w:rsidR="00CB7E3A" w:rsidRPr="00DC26C9">
              <w:rPr>
                <w:rStyle w:val="Hyperlink"/>
                <w:noProof/>
              </w:rPr>
              <w:t>Test Case Execution and Bug Tracking</w:t>
            </w:r>
            <w:r w:rsidR="00CB7E3A">
              <w:rPr>
                <w:noProof/>
                <w:webHidden/>
              </w:rPr>
              <w:tab/>
            </w:r>
            <w:r w:rsidR="00CB7E3A">
              <w:rPr>
                <w:noProof/>
                <w:webHidden/>
              </w:rPr>
              <w:fldChar w:fldCharType="begin"/>
            </w:r>
            <w:r w:rsidR="00CB7E3A">
              <w:rPr>
                <w:noProof/>
                <w:webHidden/>
              </w:rPr>
              <w:instrText xml:space="preserve"> PAGEREF _Toc75604260 \h </w:instrText>
            </w:r>
            <w:r w:rsidR="00CB7E3A">
              <w:rPr>
                <w:noProof/>
                <w:webHidden/>
              </w:rPr>
            </w:r>
            <w:r w:rsidR="00CB7E3A">
              <w:rPr>
                <w:noProof/>
                <w:webHidden/>
              </w:rPr>
              <w:fldChar w:fldCharType="separate"/>
            </w:r>
            <w:r w:rsidR="00CB7E3A">
              <w:rPr>
                <w:noProof/>
                <w:webHidden/>
              </w:rPr>
              <w:t>12</w:t>
            </w:r>
            <w:r w:rsidR="00CB7E3A">
              <w:rPr>
                <w:noProof/>
                <w:webHidden/>
              </w:rPr>
              <w:fldChar w:fldCharType="end"/>
            </w:r>
          </w:hyperlink>
        </w:p>
        <w:p w14:paraId="3BDFF362" w14:textId="10D86DF0" w:rsidR="00CB7E3A" w:rsidRDefault="000D11A7">
          <w:pPr>
            <w:pStyle w:val="TOC1"/>
            <w:tabs>
              <w:tab w:val="left" w:pos="440"/>
              <w:tab w:val="right" w:leader="dot" w:pos="9488"/>
            </w:tabs>
            <w:rPr>
              <w:rFonts w:asciiTheme="minorHAnsi" w:eastAsiaTheme="minorEastAsia" w:hAnsiTheme="minorHAnsi"/>
              <w:noProof/>
              <w:sz w:val="22"/>
              <w:lang w:val="en-US"/>
            </w:rPr>
          </w:pPr>
          <w:hyperlink w:anchor="_Toc75604261" w:history="1">
            <w:r w:rsidR="00CB7E3A" w:rsidRPr="00DC26C9">
              <w:rPr>
                <w:rStyle w:val="Hyperlink"/>
                <w:noProof/>
              </w:rPr>
              <w:t>3.</w:t>
            </w:r>
            <w:r w:rsidR="00CB7E3A">
              <w:rPr>
                <w:rFonts w:asciiTheme="minorHAnsi" w:eastAsiaTheme="minorEastAsia" w:hAnsiTheme="minorHAnsi"/>
                <w:noProof/>
                <w:sz w:val="22"/>
                <w:lang w:val="en-US"/>
              </w:rPr>
              <w:tab/>
            </w:r>
            <w:r w:rsidR="00CB7E3A" w:rsidRPr="00DC26C9">
              <w:rPr>
                <w:rStyle w:val="Hyperlink"/>
                <w:noProof/>
              </w:rPr>
              <w:t>Technical related Tasks</w:t>
            </w:r>
            <w:r w:rsidR="00CB7E3A">
              <w:rPr>
                <w:noProof/>
                <w:webHidden/>
              </w:rPr>
              <w:tab/>
            </w:r>
            <w:r w:rsidR="00CB7E3A">
              <w:rPr>
                <w:noProof/>
                <w:webHidden/>
              </w:rPr>
              <w:fldChar w:fldCharType="begin"/>
            </w:r>
            <w:r w:rsidR="00CB7E3A">
              <w:rPr>
                <w:noProof/>
                <w:webHidden/>
              </w:rPr>
              <w:instrText xml:space="preserve"> PAGEREF _Toc75604261 \h </w:instrText>
            </w:r>
            <w:r w:rsidR="00CB7E3A">
              <w:rPr>
                <w:noProof/>
                <w:webHidden/>
              </w:rPr>
            </w:r>
            <w:r w:rsidR="00CB7E3A">
              <w:rPr>
                <w:noProof/>
                <w:webHidden/>
              </w:rPr>
              <w:fldChar w:fldCharType="separate"/>
            </w:r>
            <w:r w:rsidR="00CB7E3A">
              <w:rPr>
                <w:noProof/>
                <w:webHidden/>
              </w:rPr>
              <w:t>12</w:t>
            </w:r>
            <w:r w:rsidR="00CB7E3A">
              <w:rPr>
                <w:noProof/>
                <w:webHidden/>
              </w:rPr>
              <w:fldChar w:fldCharType="end"/>
            </w:r>
          </w:hyperlink>
        </w:p>
        <w:p w14:paraId="1988BAB7" w14:textId="0F72072E"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62" w:history="1">
            <w:r w:rsidR="00CB7E3A" w:rsidRPr="00DC26C9">
              <w:rPr>
                <w:rStyle w:val="Hyperlink"/>
                <w:noProof/>
              </w:rPr>
              <w:t>3.1.</w:t>
            </w:r>
            <w:r w:rsidR="00CB7E3A">
              <w:rPr>
                <w:rFonts w:asciiTheme="minorHAnsi" w:eastAsiaTheme="minorEastAsia" w:hAnsiTheme="minorHAnsi"/>
                <w:noProof/>
                <w:sz w:val="22"/>
                <w:lang w:val="en-US"/>
              </w:rPr>
              <w:tab/>
            </w:r>
            <w:r w:rsidR="00CB7E3A" w:rsidRPr="00DC26C9">
              <w:rPr>
                <w:rStyle w:val="Hyperlink"/>
                <w:noProof/>
              </w:rPr>
              <w:t>UI Testing</w:t>
            </w:r>
            <w:r w:rsidR="00CB7E3A">
              <w:rPr>
                <w:noProof/>
                <w:webHidden/>
              </w:rPr>
              <w:tab/>
            </w:r>
            <w:r w:rsidR="00CB7E3A">
              <w:rPr>
                <w:noProof/>
                <w:webHidden/>
              </w:rPr>
              <w:fldChar w:fldCharType="begin"/>
            </w:r>
            <w:r w:rsidR="00CB7E3A">
              <w:rPr>
                <w:noProof/>
                <w:webHidden/>
              </w:rPr>
              <w:instrText xml:space="preserve"> PAGEREF _Toc75604262 \h </w:instrText>
            </w:r>
            <w:r w:rsidR="00CB7E3A">
              <w:rPr>
                <w:noProof/>
                <w:webHidden/>
              </w:rPr>
            </w:r>
            <w:r w:rsidR="00CB7E3A">
              <w:rPr>
                <w:noProof/>
                <w:webHidden/>
              </w:rPr>
              <w:fldChar w:fldCharType="separate"/>
            </w:r>
            <w:r w:rsidR="00CB7E3A">
              <w:rPr>
                <w:noProof/>
                <w:webHidden/>
              </w:rPr>
              <w:t>12</w:t>
            </w:r>
            <w:r w:rsidR="00CB7E3A">
              <w:rPr>
                <w:noProof/>
                <w:webHidden/>
              </w:rPr>
              <w:fldChar w:fldCharType="end"/>
            </w:r>
          </w:hyperlink>
        </w:p>
        <w:p w14:paraId="2D6FB63B" w14:textId="36D7A9A8"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63" w:history="1">
            <w:r w:rsidR="00CB7E3A" w:rsidRPr="00DC26C9">
              <w:rPr>
                <w:rStyle w:val="Hyperlink"/>
                <w:noProof/>
              </w:rPr>
              <w:t>3.2.</w:t>
            </w:r>
            <w:r w:rsidR="00CB7E3A">
              <w:rPr>
                <w:rFonts w:asciiTheme="minorHAnsi" w:eastAsiaTheme="minorEastAsia" w:hAnsiTheme="minorHAnsi"/>
                <w:noProof/>
                <w:sz w:val="22"/>
                <w:lang w:val="en-US"/>
              </w:rPr>
              <w:tab/>
            </w:r>
            <w:r w:rsidR="00CB7E3A" w:rsidRPr="00DC26C9">
              <w:rPr>
                <w:rStyle w:val="Hyperlink"/>
                <w:noProof/>
              </w:rPr>
              <w:t>API Testing</w:t>
            </w:r>
            <w:r w:rsidR="00CB7E3A">
              <w:rPr>
                <w:noProof/>
                <w:webHidden/>
              </w:rPr>
              <w:tab/>
            </w:r>
            <w:r w:rsidR="00CB7E3A">
              <w:rPr>
                <w:noProof/>
                <w:webHidden/>
              </w:rPr>
              <w:fldChar w:fldCharType="begin"/>
            </w:r>
            <w:r w:rsidR="00CB7E3A">
              <w:rPr>
                <w:noProof/>
                <w:webHidden/>
              </w:rPr>
              <w:instrText xml:space="preserve"> PAGEREF _Toc75604263 \h </w:instrText>
            </w:r>
            <w:r w:rsidR="00CB7E3A">
              <w:rPr>
                <w:noProof/>
                <w:webHidden/>
              </w:rPr>
            </w:r>
            <w:r w:rsidR="00CB7E3A">
              <w:rPr>
                <w:noProof/>
                <w:webHidden/>
              </w:rPr>
              <w:fldChar w:fldCharType="separate"/>
            </w:r>
            <w:r w:rsidR="00CB7E3A">
              <w:rPr>
                <w:noProof/>
                <w:webHidden/>
              </w:rPr>
              <w:t>12</w:t>
            </w:r>
            <w:r w:rsidR="00CB7E3A">
              <w:rPr>
                <w:noProof/>
                <w:webHidden/>
              </w:rPr>
              <w:fldChar w:fldCharType="end"/>
            </w:r>
          </w:hyperlink>
        </w:p>
        <w:p w14:paraId="31AEAE4E" w14:textId="339FC643" w:rsidR="00CB7E3A" w:rsidRDefault="000D11A7">
          <w:pPr>
            <w:pStyle w:val="TOC2"/>
            <w:tabs>
              <w:tab w:val="left" w:pos="800"/>
              <w:tab w:val="right" w:leader="dot" w:pos="9488"/>
            </w:tabs>
            <w:rPr>
              <w:rFonts w:asciiTheme="minorHAnsi" w:eastAsiaTheme="minorEastAsia" w:hAnsiTheme="minorHAnsi"/>
              <w:noProof/>
              <w:sz w:val="22"/>
              <w:lang w:val="en-US"/>
            </w:rPr>
          </w:pPr>
          <w:hyperlink w:anchor="_Toc75604264" w:history="1">
            <w:r w:rsidR="00CB7E3A" w:rsidRPr="00DC26C9">
              <w:rPr>
                <w:rStyle w:val="Hyperlink"/>
                <w:noProof/>
              </w:rPr>
              <w:t>3.3.</w:t>
            </w:r>
            <w:r w:rsidR="00CB7E3A">
              <w:rPr>
                <w:rFonts w:asciiTheme="minorHAnsi" w:eastAsiaTheme="minorEastAsia" w:hAnsiTheme="minorHAnsi"/>
                <w:noProof/>
                <w:sz w:val="22"/>
                <w:lang w:val="en-US"/>
              </w:rPr>
              <w:tab/>
            </w:r>
            <w:r w:rsidR="00CB7E3A" w:rsidRPr="00DC26C9">
              <w:rPr>
                <w:rStyle w:val="Hyperlink"/>
                <w:noProof/>
              </w:rPr>
              <w:t>Integration testing</w:t>
            </w:r>
            <w:r w:rsidR="00CB7E3A">
              <w:rPr>
                <w:noProof/>
                <w:webHidden/>
              </w:rPr>
              <w:tab/>
            </w:r>
            <w:r w:rsidR="00CB7E3A">
              <w:rPr>
                <w:noProof/>
                <w:webHidden/>
              </w:rPr>
              <w:fldChar w:fldCharType="begin"/>
            </w:r>
            <w:r w:rsidR="00CB7E3A">
              <w:rPr>
                <w:noProof/>
                <w:webHidden/>
              </w:rPr>
              <w:instrText xml:space="preserve"> PAGEREF _Toc75604264 \h </w:instrText>
            </w:r>
            <w:r w:rsidR="00CB7E3A">
              <w:rPr>
                <w:noProof/>
                <w:webHidden/>
              </w:rPr>
            </w:r>
            <w:r w:rsidR="00CB7E3A">
              <w:rPr>
                <w:noProof/>
                <w:webHidden/>
              </w:rPr>
              <w:fldChar w:fldCharType="separate"/>
            </w:r>
            <w:r w:rsidR="00CB7E3A">
              <w:rPr>
                <w:noProof/>
                <w:webHidden/>
              </w:rPr>
              <w:t>13</w:t>
            </w:r>
            <w:r w:rsidR="00CB7E3A">
              <w:rPr>
                <w:noProof/>
                <w:webHidden/>
              </w:rPr>
              <w:fldChar w:fldCharType="end"/>
            </w:r>
          </w:hyperlink>
        </w:p>
        <w:p w14:paraId="1561BB02" w14:textId="51BB67C2" w:rsidR="00CB7E3A" w:rsidRDefault="000D11A7">
          <w:pPr>
            <w:pStyle w:val="TOC1"/>
            <w:tabs>
              <w:tab w:val="left" w:pos="440"/>
              <w:tab w:val="right" w:leader="dot" w:pos="9488"/>
            </w:tabs>
            <w:rPr>
              <w:rFonts w:asciiTheme="minorHAnsi" w:eastAsiaTheme="minorEastAsia" w:hAnsiTheme="minorHAnsi"/>
              <w:noProof/>
              <w:sz w:val="22"/>
              <w:lang w:val="en-US"/>
            </w:rPr>
          </w:pPr>
          <w:hyperlink w:anchor="_Toc75604265" w:history="1">
            <w:r w:rsidR="00CB7E3A" w:rsidRPr="00DC26C9">
              <w:rPr>
                <w:rStyle w:val="Hyperlink"/>
                <w:noProof/>
              </w:rPr>
              <w:t>4.</w:t>
            </w:r>
            <w:r w:rsidR="00CB7E3A">
              <w:rPr>
                <w:rFonts w:asciiTheme="minorHAnsi" w:eastAsiaTheme="minorEastAsia" w:hAnsiTheme="minorHAnsi"/>
                <w:noProof/>
                <w:sz w:val="22"/>
                <w:lang w:val="en-US"/>
              </w:rPr>
              <w:tab/>
            </w:r>
            <w:r w:rsidR="00CB7E3A" w:rsidRPr="00DC26C9">
              <w:rPr>
                <w:rStyle w:val="Hyperlink"/>
                <w:noProof/>
              </w:rPr>
              <w:t>Environments and credentials</w:t>
            </w:r>
            <w:r w:rsidR="00CB7E3A">
              <w:rPr>
                <w:noProof/>
                <w:webHidden/>
              </w:rPr>
              <w:tab/>
            </w:r>
            <w:r w:rsidR="00CB7E3A">
              <w:rPr>
                <w:noProof/>
                <w:webHidden/>
              </w:rPr>
              <w:fldChar w:fldCharType="begin"/>
            </w:r>
            <w:r w:rsidR="00CB7E3A">
              <w:rPr>
                <w:noProof/>
                <w:webHidden/>
              </w:rPr>
              <w:instrText xml:space="preserve"> PAGEREF _Toc75604265 \h </w:instrText>
            </w:r>
            <w:r w:rsidR="00CB7E3A">
              <w:rPr>
                <w:noProof/>
                <w:webHidden/>
              </w:rPr>
            </w:r>
            <w:r w:rsidR="00CB7E3A">
              <w:rPr>
                <w:noProof/>
                <w:webHidden/>
              </w:rPr>
              <w:fldChar w:fldCharType="separate"/>
            </w:r>
            <w:r w:rsidR="00CB7E3A">
              <w:rPr>
                <w:noProof/>
                <w:webHidden/>
              </w:rPr>
              <w:t>13</w:t>
            </w:r>
            <w:r w:rsidR="00CB7E3A">
              <w:rPr>
                <w:noProof/>
                <w:webHidden/>
              </w:rPr>
              <w:fldChar w:fldCharType="end"/>
            </w:r>
          </w:hyperlink>
        </w:p>
        <w:p w14:paraId="70FB6711" w14:textId="614FF8F1" w:rsidR="00DD4100" w:rsidRDefault="004677C3" w:rsidP="004677C3">
          <w:pPr>
            <w:pStyle w:val="TOC1"/>
            <w:tabs>
              <w:tab w:val="right" w:leader="dot" w:pos="9488"/>
            </w:tabs>
          </w:pPr>
          <w:r>
            <w:fldChar w:fldCharType="end"/>
          </w:r>
        </w:p>
      </w:sdtContent>
    </w:sdt>
    <w:p w14:paraId="65E38F5F" w14:textId="77777777" w:rsidR="00DD4100" w:rsidRDefault="00DD4100" w:rsidP="00DD4100">
      <w:pPr>
        <w:pStyle w:val="RFPNormal"/>
      </w:pPr>
    </w:p>
    <w:p w14:paraId="2FEE5442" w14:textId="77777777" w:rsidR="00FA0B04" w:rsidRDefault="00FA0B04" w:rsidP="00DD4100">
      <w:pPr>
        <w:pStyle w:val="RFPNormal"/>
      </w:pPr>
    </w:p>
    <w:p w14:paraId="0CA7F347" w14:textId="66002DEA" w:rsidR="00FA0B04" w:rsidRDefault="00FA0B04" w:rsidP="00DD4100">
      <w:pPr>
        <w:pStyle w:val="RFPNormal"/>
        <w:sectPr w:rsidR="00FA0B04" w:rsidSect="00475B46">
          <w:headerReference w:type="default" r:id="rId13"/>
          <w:pgSz w:w="11906" w:h="16838"/>
          <w:pgMar w:top="1418" w:right="1274" w:bottom="1134" w:left="1134" w:header="708" w:footer="142" w:gutter="0"/>
          <w:cols w:space="708"/>
          <w:docGrid w:linePitch="360"/>
        </w:sectPr>
      </w:pPr>
    </w:p>
    <w:p w14:paraId="04DCE97E" w14:textId="0FE09C08" w:rsidR="00DD4100" w:rsidRDefault="00EA6DCF" w:rsidP="00FA0B04">
      <w:pPr>
        <w:pStyle w:val="RFPHeading1"/>
      </w:pPr>
      <w:bookmarkStart w:id="2" w:name="_Toc75604241"/>
      <w:r>
        <w:lastRenderedPageBreak/>
        <w:t>1</w:t>
      </w:r>
      <w:r>
        <w:tab/>
      </w:r>
      <w:r w:rsidR="00B34715">
        <w:t>Project Description</w:t>
      </w:r>
      <w:bookmarkEnd w:id="2"/>
    </w:p>
    <w:p w14:paraId="56D37421" w14:textId="3E4D0BC8" w:rsidR="00FA0B04" w:rsidRDefault="0092577A" w:rsidP="004322DF">
      <w:pPr>
        <w:pStyle w:val="RFPHeading2"/>
        <w:numPr>
          <w:ilvl w:val="1"/>
          <w:numId w:val="25"/>
        </w:numPr>
      </w:pPr>
      <w:bookmarkStart w:id="3" w:name="_Toc75604242"/>
      <w:r>
        <w:t>Login</w:t>
      </w:r>
      <w:bookmarkEnd w:id="3"/>
    </w:p>
    <w:p w14:paraId="6E675C5E" w14:textId="62BCD4BD" w:rsidR="005C5C70" w:rsidRDefault="008F4D3C" w:rsidP="008F4D3C">
      <w:pPr>
        <w:pStyle w:val="RFPHeading3"/>
        <w:numPr>
          <w:ilvl w:val="2"/>
          <w:numId w:val="26"/>
        </w:numPr>
      </w:pPr>
      <w:bookmarkStart w:id="4" w:name="_Toc75604243"/>
      <w:r>
        <w:t>Description</w:t>
      </w:r>
      <w:bookmarkEnd w:id="4"/>
    </w:p>
    <w:p w14:paraId="2B202747" w14:textId="2056F37F" w:rsidR="00745027" w:rsidRDefault="00DA2B0F" w:rsidP="004322DF">
      <w:pPr>
        <w:pStyle w:val="RFPNormal"/>
        <w:jc w:val="both"/>
      </w:pPr>
      <w:r>
        <w:t>As a user I want to be able to login into the system using correct username and password.</w:t>
      </w:r>
      <w:r w:rsidR="0008017D">
        <w:t xml:space="preserve"> If </w:t>
      </w:r>
      <w:r w:rsidR="00C478EC">
        <w:t>the credentials provided are not correct, the system should return a proper error message</w:t>
      </w:r>
      <w:r w:rsidR="001A1408">
        <w:t xml:space="preserve">. If the credentials are correct, once the user </w:t>
      </w:r>
      <w:r w:rsidR="005C5C70">
        <w:t xml:space="preserve">press the </w:t>
      </w:r>
      <w:r w:rsidR="00D039AF">
        <w:t>“</w:t>
      </w:r>
      <w:r w:rsidR="005C5C70">
        <w:t xml:space="preserve">Sign </w:t>
      </w:r>
      <w:proofErr w:type="gramStart"/>
      <w:r w:rsidR="005C5C70">
        <w:t>In</w:t>
      </w:r>
      <w:proofErr w:type="gramEnd"/>
      <w:r w:rsidR="00D039AF">
        <w:t>”</w:t>
      </w:r>
      <w:r w:rsidR="005C5C70">
        <w:t xml:space="preserve"> button, the user should be redirected to the </w:t>
      </w:r>
      <w:r w:rsidR="00D039AF">
        <w:t>“</w:t>
      </w:r>
      <w:r w:rsidR="005C5C70">
        <w:t>Users</w:t>
      </w:r>
      <w:r w:rsidR="00D039AF">
        <w:t>”</w:t>
      </w:r>
      <w:r w:rsidR="005C5C70">
        <w:t xml:space="preserve"> screen.</w:t>
      </w:r>
    </w:p>
    <w:p w14:paraId="2CE6EE0D" w14:textId="7CFF8D04" w:rsidR="0053699E" w:rsidRDefault="0053699E" w:rsidP="004322DF">
      <w:pPr>
        <w:pStyle w:val="RFPNormal"/>
        <w:jc w:val="both"/>
      </w:pPr>
      <w:r>
        <w:t>The screen should have the following elements:</w:t>
      </w:r>
    </w:p>
    <w:p w14:paraId="72D1BEA6" w14:textId="6F20C0A5" w:rsidR="0053699E" w:rsidRDefault="00D039AF" w:rsidP="00960F80">
      <w:pPr>
        <w:pStyle w:val="RFPNormal"/>
        <w:numPr>
          <w:ilvl w:val="0"/>
          <w:numId w:val="28"/>
        </w:numPr>
        <w:jc w:val="both"/>
      </w:pPr>
      <w:r>
        <w:t>“</w:t>
      </w:r>
      <w:r w:rsidR="00960F80">
        <w:t>Username</w:t>
      </w:r>
      <w:r>
        <w:t>”</w:t>
      </w:r>
      <w:r w:rsidR="00960F80">
        <w:t xml:space="preserve"> field</w:t>
      </w:r>
      <w:r w:rsidR="001C72DD">
        <w:t>;</w:t>
      </w:r>
    </w:p>
    <w:p w14:paraId="48E6B905" w14:textId="0F441631" w:rsidR="001C72DD" w:rsidRDefault="00D039AF" w:rsidP="00960F80">
      <w:pPr>
        <w:pStyle w:val="RFPNormal"/>
        <w:numPr>
          <w:ilvl w:val="0"/>
          <w:numId w:val="28"/>
        </w:numPr>
        <w:jc w:val="both"/>
      </w:pPr>
      <w:r>
        <w:t>“</w:t>
      </w:r>
      <w:r w:rsidR="001C72DD">
        <w:t>Password</w:t>
      </w:r>
      <w:r>
        <w:t>”</w:t>
      </w:r>
      <w:r w:rsidR="001C72DD">
        <w:t xml:space="preserve"> field;</w:t>
      </w:r>
    </w:p>
    <w:p w14:paraId="0B00934D" w14:textId="4ACBFD08" w:rsidR="001C72DD" w:rsidRDefault="00D039AF" w:rsidP="00960F80">
      <w:pPr>
        <w:pStyle w:val="RFPNormal"/>
        <w:numPr>
          <w:ilvl w:val="0"/>
          <w:numId w:val="28"/>
        </w:numPr>
        <w:jc w:val="both"/>
      </w:pPr>
      <w:r>
        <w:t>“</w:t>
      </w:r>
      <w:r w:rsidR="001C72DD">
        <w:t>Sign In</w:t>
      </w:r>
      <w:r>
        <w:t>”</w:t>
      </w:r>
      <w:r w:rsidR="001C72DD">
        <w:t xml:space="preserve"> button;</w:t>
      </w:r>
    </w:p>
    <w:p w14:paraId="430DAC80" w14:textId="4A4ECBC2" w:rsidR="001C72DD" w:rsidRDefault="00D039AF" w:rsidP="00960F80">
      <w:pPr>
        <w:pStyle w:val="RFPNormal"/>
        <w:numPr>
          <w:ilvl w:val="0"/>
          <w:numId w:val="28"/>
        </w:numPr>
        <w:jc w:val="both"/>
      </w:pPr>
      <w:r>
        <w:t>“</w:t>
      </w:r>
      <w:r w:rsidR="001C72DD">
        <w:t>Sign Up</w:t>
      </w:r>
      <w:r>
        <w:t>”</w:t>
      </w:r>
      <w:r w:rsidR="001C72DD">
        <w:t xml:space="preserve"> button;</w:t>
      </w:r>
    </w:p>
    <w:p w14:paraId="0F862FCD" w14:textId="60370FCB" w:rsidR="001C72DD" w:rsidRDefault="001C72DD" w:rsidP="00960F80">
      <w:pPr>
        <w:pStyle w:val="RFPNormal"/>
        <w:numPr>
          <w:ilvl w:val="0"/>
          <w:numId w:val="28"/>
        </w:numPr>
        <w:jc w:val="both"/>
      </w:pPr>
      <w:r>
        <w:t xml:space="preserve">Hyperlink to the </w:t>
      </w:r>
      <w:r w:rsidR="00D039AF">
        <w:t>“</w:t>
      </w:r>
      <w:r>
        <w:t>Forgotten password</w:t>
      </w:r>
      <w:r w:rsidR="00D039AF">
        <w:t>”</w:t>
      </w:r>
      <w:r>
        <w:t xml:space="preserve"> screen.</w:t>
      </w:r>
    </w:p>
    <w:p w14:paraId="0C99B0CF" w14:textId="62B64EC1" w:rsidR="001C72DD" w:rsidRDefault="00580355" w:rsidP="001C72DD">
      <w:pPr>
        <w:pStyle w:val="RFPNormal"/>
        <w:jc w:val="both"/>
      </w:pPr>
      <w:r>
        <w:t xml:space="preserve">By clicking on the ‘Sign Up’ button, the user should be redirected to the </w:t>
      </w:r>
      <w:r w:rsidR="00D039AF">
        <w:t>“</w:t>
      </w:r>
      <w:r>
        <w:t>Sign Up</w:t>
      </w:r>
      <w:r w:rsidR="00D039AF">
        <w:t>”</w:t>
      </w:r>
      <w:r>
        <w:t xml:space="preserve"> screen where he can create a new account</w:t>
      </w:r>
      <w:r w:rsidR="00D94998">
        <w:t>. (Note: All new accounts are with status ‘Pending approval’. Only library administrators can approve the new accounts</w:t>
      </w:r>
      <w:r w:rsidR="005E6191">
        <w:t>)</w:t>
      </w:r>
    </w:p>
    <w:p w14:paraId="4B0F7508" w14:textId="4F030746" w:rsidR="005E6191" w:rsidRDefault="005E6191" w:rsidP="001C72DD">
      <w:pPr>
        <w:pStyle w:val="RFPNormal"/>
        <w:jc w:val="both"/>
      </w:pPr>
      <w:commentRangeStart w:id="5"/>
      <w:r>
        <w:t xml:space="preserve">By clicking in the </w:t>
      </w:r>
      <w:r w:rsidR="00D039AF">
        <w:t>“</w:t>
      </w:r>
      <w:r>
        <w:t>Here</w:t>
      </w:r>
      <w:r w:rsidR="00D039AF">
        <w:t>”</w:t>
      </w:r>
      <w:r>
        <w:t xml:space="preserve"> </w:t>
      </w:r>
      <w:r w:rsidR="00755310">
        <w:t xml:space="preserve">word, the user will </w:t>
      </w:r>
      <w:r w:rsidR="00F31DCF">
        <w:t xml:space="preserve">be redirected to the </w:t>
      </w:r>
      <w:r w:rsidR="00D039AF">
        <w:t>“</w:t>
      </w:r>
      <w:r w:rsidR="00F31DCF">
        <w:t>Forgotten password</w:t>
      </w:r>
      <w:r w:rsidR="00D039AF">
        <w:t>”</w:t>
      </w:r>
      <w:r w:rsidR="00F31DCF">
        <w:t xml:space="preserve"> screen. </w:t>
      </w:r>
      <w:r w:rsidR="00C921D4">
        <w:t xml:space="preserve">He will be asked to provide his </w:t>
      </w:r>
      <w:r w:rsidR="001F2E73">
        <w:t>email address</w:t>
      </w:r>
      <w:r w:rsidR="00C921D4">
        <w:t xml:space="preserve">. If it exists, the system will send an email </w:t>
      </w:r>
      <w:r w:rsidR="00805B38">
        <w:t xml:space="preserve">to the provided email address. If not, a </w:t>
      </w:r>
      <w:commentRangeStart w:id="6"/>
      <w:r w:rsidR="00805B38">
        <w:t>proper error message</w:t>
      </w:r>
      <w:commentRangeEnd w:id="6"/>
      <w:r w:rsidR="001B4056">
        <w:rPr>
          <w:rStyle w:val="CommentReference"/>
          <w:rFonts w:asciiTheme="minorHAnsi" w:hAnsiTheme="minorHAnsi"/>
        </w:rPr>
        <w:commentReference w:id="6"/>
      </w:r>
      <w:r w:rsidR="00805B38">
        <w:t xml:space="preserve"> will appear.</w:t>
      </w:r>
      <w:commentRangeEnd w:id="5"/>
      <w:r w:rsidR="00396F3D">
        <w:rPr>
          <w:rStyle w:val="CommentReference"/>
          <w:rFonts w:asciiTheme="minorHAnsi" w:hAnsiTheme="minorHAnsi"/>
        </w:rPr>
        <w:commentReference w:id="5"/>
      </w:r>
    </w:p>
    <w:p w14:paraId="7A21EB81" w14:textId="4A54D952" w:rsidR="008E260F" w:rsidRDefault="004213B7" w:rsidP="008E260F">
      <w:pPr>
        <w:pStyle w:val="RFPHeading3"/>
        <w:numPr>
          <w:ilvl w:val="2"/>
          <w:numId w:val="26"/>
        </w:numPr>
      </w:pPr>
      <w:bookmarkStart w:id="7" w:name="_Toc75604244"/>
      <w:r>
        <w:t>Mock-up</w:t>
      </w:r>
      <w:r w:rsidR="00F64279">
        <w:t>s</w:t>
      </w:r>
      <w:bookmarkEnd w:id="7"/>
    </w:p>
    <w:p w14:paraId="3885AED4" w14:textId="75C95A57" w:rsidR="001A1408" w:rsidRDefault="0053699E" w:rsidP="0020403E">
      <w:pPr>
        <w:pStyle w:val="RFPNormal"/>
      </w:pPr>
      <w:commentRangeStart w:id="8"/>
      <w:r>
        <w:rPr>
          <w:noProof/>
        </w:rPr>
        <w:drawing>
          <wp:inline distT="0" distB="0" distL="0" distR="0" wp14:anchorId="74C495E6" wp14:editId="36F37629">
            <wp:extent cx="6120130" cy="307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75940"/>
                    </a:xfrm>
                    <a:prstGeom prst="rect">
                      <a:avLst/>
                    </a:prstGeom>
                  </pic:spPr>
                </pic:pic>
              </a:graphicData>
            </a:graphic>
          </wp:inline>
        </w:drawing>
      </w:r>
      <w:commentRangeEnd w:id="8"/>
      <w:r w:rsidR="0049561C">
        <w:rPr>
          <w:rStyle w:val="CommentReference"/>
          <w:rFonts w:asciiTheme="minorHAnsi" w:hAnsiTheme="minorHAnsi"/>
        </w:rPr>
        <w:commentReference w:id="8"/>
      </w:r>
    </w:p>
    <w:p w14:paraId="489BBDAE" w14:textId="4FCD8F58" w:rsidR="0020403E" w:rsidRDefault="00666D30" w:rsidP="00666D30">
      <w:pPr>
        <w:pStyle w:val="RFPHeading3"/>
        <w:numPr>
          <w:ilvl w:val="2"/>
          <w:numId w:val="26"/>
        </w:numPr>
      </w:pPr>
      <w:bookmarkStart w:id="9" w:name="_Toc75604245"/>
      <w:r>
        <w:t>Acceptance Criteria</w:t>
      </w:r>
      <w:bookmarkEnd w:id="9"/>
    </w:p>
    <w:p w14:paraId="1C01074D" w14:textId="4C5E8FDC" w:rsidR="00666D30" w:rsidRDefault="00B2603C" w:rsidP="00CC2387">
      <w:pPr>
        <w:pStyle w:val="RFPNormal"/>
        <w:jc w:val="both"/>
      </w:pPr>
      <w:r>
        <w:t xml:space="preserve">If the provided credentials are correct, the user will be redirected to the </w:t>
      </w:r>
      <w:r w:rsidR="00D039AF">
        <w:t>“</w:t>
      </w:r>
      <w:r>
        <w:t>Users</w:t>
      </w:r>
      <w:r w:rsidR="00D039AF">
        <w:t>”</w:t>
      </w:r>
      <w:r>
        <w:t xml:space="preserve"> screen.</w:t>
      </w:r>
    </w:p>
    <w:p w14:paraId="2F2926A5" w14:textId="30B357BA" w:rsidR="00B2603C" w:rsidRDefault="00B2603C" w:rsidP="00CC2387">
      <w:pPr>
        <w:pStyle w:val="RFPNormal"/>
        <w:jc w:val="both"/>
      </w:pPr>
      <w:r>
        <w:t xml:space="preserve">If the </w:t>
      </w:r>
      <w:r w:rsidR="004D73D4">
        <w:t xml:space="preserve">username is correct, but the password not – a proper error message will appear: “The provided credentials </w:t>
      </w:r>
      <w:r w:rsidR="0076578D">
        <w:t>are incorrect.”</w:t>
      </w:r>
    </w:p>
    <w:p w14:paraId="6B39481E" w14:textId="65B166D6" w:rsidR="0076578D" w:rsidRDefault="0076578D" w:rsidP="00CC2387">
      <w:pPr>
        <w:pStyle w:val="RFPNormal"/>
        <w:jc w:val="both"/>
      </w:pPr>
      <w:r>
        <w:t xml:space="preserve">If the </w:t>
      </w:r>
      <w:r w:rsidR="00147D85">
        <w:t>credentials are incorrect, a proper error message should appear: “The provided credentials are incorrect.”</w:t>
      </w:r>
    </w:p>
    <w:p w14:paraId="61C3014C" w14:textId="406A871F" w:rsidR="00147D85" w:rsidRDefault="005613D3" w:rsidP="00CC2387">
      <w:pPr>
        <w:pStyle w:val="RFPNormal"/>
        <w:jc w:val="both"/>
      </w:pPr>
      <w:r>
        <w:t xml:space="preserve">By clicking on the </w:t>
      </w:r>
      <w:r w:rsidR="001752CD">
        <w:t>“</w:t>
      </w:r>
      <w:r>
        <w:t>Sign Up</w:t>
      </w:r>
      <w:r w:rsidR="001752CD">
        <w:t>”</w:t>
      </w:r>
      <w:r>
        <w:t xml:space="preserve"> button, the us</w:t>
      </w:r>
      <w:r w:rsidR="001752CD">
        <w:t>er will be redirected to the “Registration” page.</w:t>
      </w:r>
    </w:p>
    <w:p w14:paraId="51CE7FE9" w14:textId="2BE5152E" w:rsidR="001752CD" w:rsidRDefault="001752CD" w:rsidP="00CC2387">
      <w:pPr>
        <w:pStyle w:val="RFPNormal"/>
        <w:jc w:val="both"/>
      </w:pPr>
      <w:r>
        <w:t>By clicking on the forgotten password link, the user will be redirected to the “Forgotten password” screen.</w:t>
      </w:r>
    </w:p>
    <w:p w14:paraId="0E6A5F41" w14:textId="21D4F66A" w:rsidR="00004AC7" w:rsidRDefault="00004AC7" w:rsidP="00666D30">
      <w:pPr>
        <w:pStyle w:val="RFPNormal"/>
      </w:pPr>
    </w:p>
    <w:p w14:paraId="01FE0406" w14:textId="69019E10" w:rsidR="00004AC7" w:rsidRDefault="00004AC7" w:rsidP="00004AC7">
      <w:pPr>
        <w:pStyle w:val="RFPHeading2"/>
        <w:numPr>
          <w:ilvl w:val="1"/>
          <w:numId w:val="26"/>
        </w:numPr>
      </w:pPr>
      <w:bookmarkStart w:id="10" w:name="_Toc75604246"/>
      <w:r>
        <w:t xml:space="preserve">Users </w:t>
      </w:r>
      <w:r w:rsidR="00901E2C">
        <w:t>Module</w:t>
      </w:r>
      <w:bookmarkEnd w:id="10"/>
    </w:p>
    <w:p w14:paraId="15B99CFC" w14:textId="5E85DDD0" w:rsidR="00154520" w:rsidRDefault="00154520" w:rsidP="00154520">
      <w:pPr>
        <w:pStyle w:val="RFPHeading3"/>
        <w:numPr>
          <w:ilvl w:val="2"/>
          <w:numId w:val="26"/>
        </w:numPr>
      </w:pPr>
      <w:bookmarkStart w:id="11" w:name="_Toc75604247"/>
      <w:r>
        <w:t>Description</w:t>
      </w:r>
      <w:bookmarkEnd w:id="11"/>
    </w:p>
    <w:p w14:paraId="509B5A50" w14:textId="6CA0F260" w:rsidR="00901E2C" w:rsidRDefault="00901E2C" w:rsidP="00CC2387">
      <w:pPr>
        <w:pStyle w:val="RFPNormal"/>
        <w:jc w:val="both"/>
      </w:pPr>
      <w:r>
        <w:lastRenderedPageBreak/>
        <w:t xml:space="preserve">As a </w:t>
      </w:r>
      <w:r w:rsidR="00A51F18">
        <w:t xml:space="preserve">system </w:t>
      </w:r>
      <w:r>
        <w:t xml:space="preserve">user with </w:t>
      </w:r>
      <w:commentRangeStart w:id="12"/>
      <w:r>
        <w:t>proper rights</w:t>
      </w:r>
      <w:commentRangeEnd w:id="12"/>
      <w:r w:rsidR="001B4056">
        <w:rPr>
          <w:rStyle w:val="CommentReference"/>
          <w:rFonts w:asciiTheme="minorHAnsi" w:hAnsiTheme="minorHAnsi"/>
        </w:rPr>
        <w:commentReference w:id="12"/>
      </w:r>
      <w:r>
        <w:t xml:space="preserve">, I want to be able to see the “Users” module. </w:t>
      </w:r>
      <w:r w:rsidR="0075400C">
        <w:t>This module should contain the following functionalities:</w:t>
      </w:r>
    </w:p>
    <w:p w14:paraId="7A82FA0C" w14:textId="6EA9255D" w:rsidR="00294C78" w:rsidRDefault="0075400C" w:rsidP="00CC2387">
      <w:pPr>
        <w:pStyle w:val="RFPNormal"/>
        <w:numPr>
          <w:ilvl w:val="0"/>
          <w:numId w:val="28"/>
        </w:numPr>
        <w:jc w:val="both"/>
      </w:pPr>
      <w:r>
        <w:t>Listing all existing users</w:t>
      </w:r>
      <w:r w:rsidR="00A82BD8">
        <w:t xml:space="preserve"> </w:t>
      </w:r>
      <w:r w:rsidR="00A82914">
        <w:t>–</w:t>
      </w:r>
      <w:r w:rsidR="00A82BD8">
        <w:t xml:space="preserve"> </w:t>
      </w:r>
      <w:r w:rsidR="00A82914">
        <w:t>it should be part of the main screen. T</w:t>
      </w:r>
      <w:r w:rsidR="00C35691">
        <w:t>he list should contain all existing</w:t>
      </w:r>
      <w:r w:rsidR="00A51F18">
        <w:t xml:space="preserve"> library</w:t>
      </w:r>
      <w:r w:rsidR="00C35691">
        <w:t xml:space="preserve"> users</w:t>
      </w:r>
      <w:r w:rsidR="00A51F18">
        <w:t xml:space="preserve"> (not to be mistaken with the system users)</w:t>
      </w:r>
      <w:r w:rsidR="00C35691">
        <w:t xml:space="preserve"> in the system.</w:t>
      </w:r>
      <w:r w:rsidR="00D32579">
        <w:t xml:space="preserve"> </w:t>
      </w:r>
      <w:r w:rsidR="00267B4A">
        <w:t xml:space="preserve">It should be placed in a table. The first column should be with the names of the users. The following columns should give the ability to </w:t>
      </w:r>
      <w:r w:rsidR="00A82BD8">
        <w:t>edit, view or delete user;</w:t>
      </w:r>
    </w:p>
    <w:p w14:paraId="4D800A9B" w14:textId="1777B1A0" w:rsidR="00A82BD8" w:rsidRDefault="0075400C" w:rsidP="00CC2387">
      <w:pPr>
        <w:pStyle w:val="RFPNormal"/>
        <w:numPr>
          <w:ilvl w:val="0"/>
          <w:numId w:val="28"/>
        </w:numPr>
        <w:jc w:val="both"/>
      </w:pPr>
      <w:r>
        <w:t>Creating new users</w:t>
      </w:r>
      <w:r w:rsidR="00A82BD8">
        <w:t xml:space="preserve"> – </w:t>
      </w:r>
      <w:r w:rsidR="007139D7">
        <w:t>A button should be placed on the main screen</w:t>
      </w:r>
      <w:r w:rsidR="00A82914">
        <w:t xml:space="preserve"> above the </w:t>
      </w:r>
      <w:proofErr w:type="gramStart"/>
      <w:r w:rsidR="004A220C">
        <w:t>users</w:t>
      </w:r>
      <w:proofErr w:type="gramEnd"/>
      <w:r w:rsidR="004A220C">
        <w:t xml:space="preserve"> table. By clicking on that button, the system user should be redirected to a new screen where he can add new user.</w:t>
      </w:r>
    </w:p>
    <w:p w14:paraId="65E60C0F" w14:textId="574E52DE" w:rsidR="00DB2858" w:rsidRDefault="00DB2858" w:rsidP="00CC2387">
      <w:pPr>
        <w:pStyle w:val="RFPNormal"/>
        <w:numPr>
          <w:ilvl w:val="1"/>
          <w:numId w:val="28"/>
        </w:numPr>
        <w:jc w:val="both"/>
      </w:pPr>
      <w:r>
        <w:t>Validations:</w:t>
      </w:r>
    </w:p>
    <w:p w14:paraId="72CDEB55" w14:textId="04867331" w:rsidR="00DB2858" w:rsidRDefault="00DB2858" w:rsidP="00CC2387">
      <w:pPr>
        <w:pStyle w:val="RFPNormal"/>
        <w:numPr>
          <w:ilvl w:val="2"/>
          <w:numId w:val="28"/>
        </w:numPr>
        <w:jc w:val="both"/>
      </w:pPr>
      <w:commentRangeStart w:id="13"/>
      <w:r>
        <w:t xml:space="preserve">The name of the user should up to 100 symbols. </w:t>
      </w:r>
      <w:r w:rsidR="00924F68">
        <w:t xml:space="preserve">An appropriate error </w:t>
      </w:r>
      <w:commentRangeStart w:id="14"/>
      <w:r w:rsidR="00924F68">
        <w:t xml:space="preserve">message </w:t>
      </w:r>
      <w:commentRangeEnd w:id="14"/>
      <w:r w:rsidR="00400BEC">
        <w:rPr>
          <w:rStyle w:val="CommentReference"/>
          <w:rFonts w:asciiTheme="minorHAnsi" w:hAnsiTheme="minorHAnsi"/>
        </w:rPr>
        <w:commentReference w:id="14"/>
      </w:r>
      <w:r w:rsidR="00924F68">
        <w:t xml:space="preserve">should appear if the </w:t>
      </w:r>
      <w:r w:rsidR="005510EF">
        <w:t>entered name exceeds that limitation;</w:t>
      </w:r>
      <w:commentRangeEnd w:id="13"/>
      <w:r w:rsidR="00400BEC">
        <w:rPr>
          <w:rStyle w:val="CommentReference"/>
          <w:rFonts w:asciiTheme="minorHAnsi" w:hAnsiTheme="minorHAnsi"/>
        </w:rPr>
        <w:commentReference w:id="13"/>
      </w:r>
    </w:p>
    <w:p w14:paraId="4B882A35" w14:textId="72348C30" w:rsidR="005510EF" w:rsidRDefault="00907639" w:rsidP="00CC2387">
      <w:pPr>
        <w:pStyle w:val="RFPNormal"/>
        <w:numPr>
          <w:ilvl w:val="2"/>
          <w:numId w:val="28"/>
        </w:numPr>
        <w:jc w:val="both"/>
      </w:pPr>
      <w:r>
        <w:t>An appropriate error message should appear if the “Name” field is empty.</w:t>
      </w:r>
    </w:p>
    <w:p w14:paraId="5DA224E9" w14:textId="2131E27E" w:rsidR="0075400C" w:rsidRDefault="0075400C" w:rsidP="00CC2387">
      <w:pPr>
        <w:pStyle w:val="RFPNormal"/>
        <w:numPr>
          <w:ilvl w:val="0"/>
          <w:numId w:val="28"/>
        </w:numPr>
        <w:jc w:val="both"/>
      </w:pPr>
      <w:r>
        <w:t>Editing existing users</w:t>
      </w:r>
      <w:r w:rsidR="000730EA">
        <w:t xml:space="preserve"> – the system user will have the ability to edit users by clicking on the “Edit” button from the list or redirecting to “</w:t>
      </w:r>
      <w:r w:rsidR="003852C2">
        <w:t>/Users/Edit/&lt;</w:t>
      </w:r>
      <w:proofErr w:type="spellStart"/>
      <w:r w:rsidR="003852C2">
        <w:t>user_id</w:t>
      </w:r>
      <w:proofErr w:type="spellEnd"/>
      <w:r w:rsidR="003852C2">
        <w:t xml:space="preserve">&gt;”. </w:t>
      </w:r>
      <w:r w:rsidR="00765D72">
        <w:t xml:space="preserve"> </w:t>
      </w:r>
      <w:r w:rsidR="002952EC">
        <w:t>The same validation</w:t>
      </w:r>
      <w:r w:rsidR="008B3239">
        <w:t xml:space="preserve"> for the “Name” field</w:t>
      </w:r>
      <w:r w:rsidR="002952EC">
        <w:t xml:space="preserve"> from the “Create new user” screen </w:t>
      </w:r>
      <w:r w:rsidR="004B7881">
        <w:t>is</w:t>
      </w:r>
      <w:r w:rsidR="002952EC">
        <w:t xml:space="preserve"> applicable here</w:t>
      </w:r>
      <w:r w:rsidR="001D6BE2">
        <w:t>;</w:t>
      </w:r>
    </w:p>
    <w:p w14:paraId="7C918B68" w14:textId="7D7BDFC5" w:rsidR="0075400C" w:rsidRDefault="0075400C" w:rsidP="00CC2387">
      <w:pPr>
        <w:pStyle w:val="RFPNormal"/>
        <w:numPr>
          <w:ilvl w:val="0"/>
          <w:numId w:val="28"/>
        </w:numPr>
        <w:jc w:val="both"/>
      </w:pPr>
      <w:r>
        <w:t>Deleting existing users</w:t>
      </w:r>
      <w:r w:rsidR="003E4DE6">
        <w:t xml:space="preserve"> – the system user will have the ability to delete users from the users list. By clicking on the button, the </w:t>
      </w:r>
      <w:r w:rsidR="001D6BE2">
        <w:t>user will be asked if he wants to delete that record. If he confirms that action, the record will be deleted and will no longer exist;</w:t>
      </w:r>
    </w:p>
    <w:p w14:paraId="6B65AAB9" w14:textId="0EA2C673" w:rsidR="0075400C" w:rsidRDefault="0075400C" w:rsidP="00CC2387">
      <w:pPr>
        <w:pStyle w:val="RFPNormal"/>
        <w:numPr>
          <w:ilvl w:val="0"/>
          <w:numId w:val="28"/>
        </w:numPr>
        <w:jc w:val="both"/>
        <w:rPr>
          <w:ins w:id="15" w:author="Ivan Davidov" w:date="2023-07-01T10:34:00Z"/>
        </w:rPr>
      </w:pPr>
      <w:r>
        <w:t>Ability to view the user’s details</w:t>
      </w:r>
      <w:r w:rsidR="001D6BE2">
        <w:t xml:space="preserve"> – the system</w:t>
      </w:r>
      <w:r w:rsidR="00D0405C">
        <w:t xml:space="preserve"> user will have the ability to view the user’s details by clicking on the “Details” button. </w:t>
      </w:r>
      <w:r w:rsidR="00F64279">
        <w:t xml:space="preserve">He will be redirected to a </w:t>
      </w:r>
      <w:commentRangeStart w:id="16"/>
      <w:r w:rsidR="00F64279">
        <w:t xml:space="preserve">new screen </w:t>
      </w:r>
      <w:commentRangeEnd w:id="16"/>
      <w:r w:rsidR="00E06CD7">
        <w:rPr>
          <w:rStyle w:val="CommentReference"/>
          <w:rFonts w:asciiTheme="minorHAnsi" w:hAnsiTheme="minorHAnsi"/>
        </w:rPr>
        <w:commentReference w:id="16"/>
      </w:r>
      <w:r w:rsidR="00F64279">
        <w:t>with the details of the selected user.</w:t>
      </w:r>
    </w:p>
    <w:p w14:paraId="4D6141D0" w14:textId="5443F4A5" w:rsidR="001B4056" w:rsidRDefault="001B4056" w:rsidP="00CC2387">
      <w:pPr>
        <w:pStyle w:val="RFPNormal"/>
        <w:numPr>
          <w:ilvl w:val="0"/>
          <w:numId w:val="28"/>
        </w:numPr>
        <w:jc w:val="both"/>
        <w:rPr>
          <w:ins w:id="17" w:author="Ivan Davidov" w:date="2023-07-01T10:56:00Z"/>
        </w:rPr>
      </w:pPr>
      <w:bookmarkStart w:id="18" w:name="_Hlk139100659"/>
      <w:ins w:id="19" w:author="Ivan Davidov" w:date="2023-07-01T10:34:00Z">
        <w:r>
          <w:t xml:space="preserve">There is no </w:t>
        </w:r>
        <w:proofErr w:type="spellStart"/>
        <w:r>
          <w:t>informamation</w:t>
        </w:r>
        <w:proofErr w:type="spellEnd"/>
        <w:r>
          <w:t xml:space="preserve"> about </w:t>
        </w:r>
        <w:proofErr w:type="spellStart"/>
        <w:r>
          <w:t>hyperling</w:t>
        </w:r>
        <w:proofErr w:type="spellEnd"/>
        <w:r>
          <w:t xml:space="preserve"> “Back to lis</w:t>
        </w:r>
      </w:ins>
      <w:ins w:id="20" w:author="Ivan Davidov" w:date="2023-07-01T10:35:00Z">
        <w:r>
          <w:t>t” from the provided Mock-ups</w:t>
        </w:r>
      </w:ins>
      <w:bookmarkEnd w:id="18"/>
    </w:p>
    <w:p w14:paraId="09C5488D" w14:textId="51C416A1" w:rsidR="00865DFD" w:rsidRDefault="00865DFD" w:rsidP="00CC2387">
      <w:pPr>
        <w:pStyle w:val="RFPNormal"/>
        <w:numPr>
          <w:ilvl w:val="0"/>
          <w:numId w:val="28"/>
        </w:numPr>
        <w:jc w:val="both"/>
      </w:pPr>
      <w:ins w:id="21" w:author="Ivan Davidov" w:date="2023-07-01T10:56:00Z">
        <w:r>
          <w:t xml:space="preserve">There is no </w:t>
        </w:r>
        <w:proofErr w:type="spellStart"/>
        <w:r>
          <w:t>informamation</w:t>
        </w:r>
        <w:proofErr w:type="spellEnd"/>
        <w:r>
          <w:t xml:space="preserve"> about Logout for the users</w:t>
        </w:r>
      </w:ins>
    </w:p>
    <w:p w14:paraId="15A3DCA8" w14:textId="41A82053" w:rsidR="00F64279" w:rsidRDefault="00F64279" w:rsidP="00F64279">
      <w:pPr>
        <w:pStyle w:val="RFPHeading3"/>
        <w:numPr>
          <w:ilvl w:val="2"/>
          <w:numId w:val="26"/>
        </w:numPr>
      </w:pPr>
      <w:bookmarkStart w:id="22" w:name="_Toc75604248"/>
      <w:r>
        <w:t>Mock-Ups</w:t>
      </w:r>
      <w:bookmarkEnd w:id="22"/>
    </w:p>
    <w:p w14:paraId="69ECD84E" w14:textId="6A9E926A" w:rsidR="00F64279" w:rsidRDefault="0002729B" w:rsidP="00F64279">
      <w:pPr>
        <w:pStyle w:val="RFPNormal"/>
      </w:pPr>
      <w:r>
        <w:rPr>
          <w:noProof/>
        </w:rPr>
        <w:drawing>
          <wp:inline distT="0" distB="0" distL="0" distR="0" wp14:anchorId="4504878E" wp14:editId="0B983E66">
            <wp:extent cx="6120130" cy="306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7685"/>
                    </a:xfrm>
                    <a:prstGeom prst="rect">
                      <a:avLst/>
                    </a:prstGeom>
                  </pic:spPr>
                </pic:pic>
              </a:graphicData>
            </a:graphic>
          </wp:inline>
        </w:drawing>
      </w:r>
    </w:p>
    <w:p w14:paraId="6063D1A9" w14:textId="642A4154" w:rsidR="0002729B" w:rsidRDefault="003B655C" w:rsidP="00F64279">
      <w:pPr>
        <w:pStyle w:val="RFPNormal"/>
      </w:pPr>
      <w:r>
        <w:rPr>
          <w:noProof/>
        </w:rPr>
        <w:lastRenderedPageBreak/>
        <w:drawing>
          <wp:inline distT="0" distB="0" distL="0" distR="0" wp14:anchorId="1CBBC234" wp14:editId="3FA54F0F">
            <wp:extent cx="6120130" cy="3075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75940"/>
                    </a:xfrm>
                    <a:prstGeom prst="rect">
                      <a:avLst/>
                    </a:prstGeom>
                  </pic:spPr>
                </pic:pic>
              </a:graphicData>
            </a:graphic>
          </wp:inline>
        </w:drawing>
      </w:r>
    </w:p>
    <w:p w14:paraId="44192F99" w14:textId="1268FD42" w:rsidR="00781612" w:rsidRDefault="00D47472" w:rsidP="00F64279">
      <w:pPr>
        <w:pStyle w:val="RFPNormal"/>
      </w:pPr>
      <w:r>
        <w:rPr>
          <w:noProof/>
        </w:rPr>
        <w:drawing>
          <wp:inline distT="0" distB="0" distL="0" distR="0" wp14:anchorId="09DA198B" wp14:editId="55E6CD90">
            <wp:extent cx="612013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75940"/>
                    </a:xfrm>
                    <a:prstGeom prst="rect">
                      <a:avLst/>
                    </a:prstGeom>
                  </pic:spPr>
                </pic:pic>
              </a:graphicData>
            </a:graphic>
          </wp:inline>
        </w:drawing>
      </w:r>
    </w:p>
    <w:p w14:paraId="60C88EB0" w14:textId="21063480" w:rsidR="00D47472" w:rsidRPr="00F64279" w:rsidRDefault="003E7FA5" w:rsidP="00F64279">
      <w:pPr>
        <w:pStyle w:val="RFPNormal"/>
      </w:pPr>
      <w:r>
        <w:rPr>
          <w:noProof/>
        </w:rPr>
        <w:lastRenderedPageBreak/>
        <w:drawing>
          <wp:inline distT="0" distB="0" distL="0" distR="0" wp14:anchorId="0618E78C" wp14:editId="5C4EA2BA">
            <wp:extent cx="6120130" cy="3091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91180"/>
                    </a:xfrm>
                    <a:prstGeom prst="rect">
                      <a:avLst/>
                    </a:prstGeom>
                  </pic:spPr>
                </pic:pic>
              </a:graphicData>
            </a:graphic>
          </wp:inline>
        </w:drawing>
      </w:r>
    </w:p>
    <w:p w14:paraId="3CED2082" w14:textId="7124D175" w:rsidR="001752CD" w:rsidRDefault="003B54B4" w:rsidP="003B54B4">
      <w:pPr>
        <w:pStyle w:val="RFPHeading3"/>
      </w:pPr>
      <w:bookmarkStart w:id="23" w:name="_Toc75604249"/>
      <w:r>
        <w:t>1.2.3</w:t>
      </w:r>
      <w:r w:rsidR="000F4F5A">
        <w:t>.</w:t>
      </w:r>
      <w:r>
        <w:t xml:space="preserve"> Acceptance Criteria</w:t>
      </w:r>
      <w:bookmarkEnd w:id="23"/>
    </w:p>
    <w:p w14:paraId="43312BB5" w14:textId="5A0DA61F" w:rsidR="003B54B4" w:rsidRDefault="00674697" w:rsidP="00CC2387">
      <w:pPr>
        <w:pStyle w:val="RFPNormal"/>
        <w:jc w:val="both"/>
      </w:pPr>
      <w:r>
        <w:t>By clicking on the “Users” button from the main menu, the system user should be redirected to the users list.</w:t>
      </w:r>
    </w:p>
    <w:p w14:paraId="58AAE1B4" w14:textId="3D50DEC4" w:rsidR="00A51F18" w:rsidRDefault="00A51F18" w:rsidP="00CC2387">
      <w:pPr>
        <w:pStyle w:val="RFPNormal"/>
        <w:jc w:val="both"/>
      </w:pPr>
      <w:r>
        <w:t>The list should be populated with all users available in the system.</w:t>
      </w:r>
    </w:p>
    <w:p w14:paraId="627ECCC2" w14:textId="42EB413A" w:rsidR="00CC2387" w:rsidRDefault="00CC2387" w:rsidP="00CC2387">
      <w:pPr>
        <w:pStyle w:val="RFPNormal"/>
        <w:jc w:val="both"/>
      </w:pPr>
      <w:r>
        <w:t>The system user should have the ability to create, edit, view or delete users.</w:t>
      </w:r>
    </w:p>
    <w:p w14:paraId="563233BF" w14:textId="380A21B3" w:rsidR="00CC2387" w:rsidRDefault="00CC2387" w:rsidP="00CC2387">
      <w:pPr>
        <w:pStyle w:val="RFPNormal"/>
        <w:jc w:val="both"/>
      </w:pPr>
      <w:r>
        <w:t>When creating or editing users, the system user should provide a correct name in the “Name” field.</w:t>
      </w:r>
    </w:p>
    <w:p w14:paraId="77BBAA2A" w14:textId="629BDB1F" w:rsidR="00CC2387" w:rsidRDefault="00CC2387" w:rsidP="00CC2387">
      <w:pPr>
        <w:pStyle w:val="RFPNormal"/>
        <w:jc w:val="both"/>
      </w:pPr>
      <w:r>
        <w:t>If the “Name” field is left empty, appropriate error message should appear.</w:t>
      </w:r>
    </w:p>
    <w:p w14:paraId="103217C5" w14:textId="43643665" w:rsidR="00CC2387" w:rsidRDefault="00CC2387" w:rsidP="00CC2387">
      <w:pPr>
        <w:pStyle w:val="RFPNormal"/>
        <w:jc w:val="both"/>
      </w:pPr>
      <w:r>
        <w:t>When deleting a user, the system should ask for confirmation. If the system user confirms the action, the library user should be deleted.</w:t>
      </w:r>
    </w:p>
    <w:p w14:paraId="768786F9" w14:textId="78DA9B34" w:rsidR="00110869" w:rsidRDefault="00110869" w:rsidP="00CC2387">
      <w:pPr>
        <w:pStyle w:val="RFPNormal"/>
        <w:jc w:val="both"/>
      </w:pPr>
    </w:p>
    <w:p w14:paraId="23B1F708" w14:textId="2A713AF4" w:rsidR="00110869" w:rsidRDefault="00110869" w:rsidP="00110869">
      <w:pPr>
        <w:pStyle w:val="RFPHeading2"/>
        <w:numPr>
          <w:ilvl w:val="1"/>
          <w:numId w:val="26"/>
        </w:numPr>
      </w:pPr>
      <w:bookmarkStart w:id="24" w:name="_Toc75604250"/>
      <w:r>
        <w:t>Books Module</w:t>
      </w:r>
      <w:bookmarkEnd w:id="24"/>
    </w:p>
    <w:p w14:paraId="7D5EAC18" w14:textId="77777777" w:rsidR="00110869" w:rsidRDefault="00110869" w:rsidP="00110869">
      <w:pPr>
        <w:pStyle w:val="RFPHeading3"/>
        <w:numPr>
          <w:ilvl w:val="2"/>
          <w:numId w:val="26"/>
        </w:numPr>
      </w:pPr>
      <w:bookmarkStart w:id="25" w:name="_Toc75604251"/>
      <w:r>
        <w:t>Description</w:t>
      </w:r>
      <w:bookmarkEnd w:id="25"/>
    </w:p>
    <w:p w14:paraId="33FD0BC8" w14:textId="4ACAA640" w:rsidR="00110869" w:rsidRDefault="00110869" w:rsidP="00110869">
      <w:pPr>
        <w:pStyle w:val="RFPNormal"/>
        <w:jc w:val="both"/>
      </w:pPr>
      <w:r>
        <w:t xml:space="preserve">As a system user with </w:t>
      </w:r>
      <w:commentRangeStart w:id="26"/>
      <w:r>
        <w:t>proper rights</w:t>
      </w:r>
      <w:commentRangeEnd w:id="26"/>
      <w:r w:rsidR="001B4056">
        <w:rPr>
          <w:rStyle w:val="CommentReference"/>
          <w:rFonts w:asciiTheme="minorHAnsi" w:hAnsiTheme="minorHAnsi"/>
        </w:rPr>
        <w:commentReference w:id="26"/>
      </w:r>
      <w:r>
        <w:t>, I want to be able to see the “Books” module. This module should contain the following functionalities:</w:t>
      </w:r>
    </w:p>
    <w:p w14:paraId="0DB9C343" w14:textId="439F6387" w:rsidR="00110869" w:rsidRDefault="00110869" w:rsidP="00110869">
      <w:pPr>
        <w:pStyle w:val="RFPNormal"/>
        <w:numPr>
          <w:ilvl w:val="0"/>
          <w:numId w:val="28"/>
        </w:numPr>
        <w:jc w:val="both"/>
      </w:pPr>
      <w:r>
        <w:t xml:space="preserve">Listing all existing </w:t>
      </w:r>
      <w:r w:rsidR="00327674">
        <w:t>books –</w:t>
      </w:r>
      <w:r>
        <w:t xml:space="preserve"> it should be part of the main screen. The list should contain all existing </w:t>
      </w:r>
      <w:r w:rsidR="00327674">
        <w:t>books</w:t>
      </w:r>
      <w:r>
        <w:t xml:space="preserve"> in the system. It should be placed in a table. The first column should be with the names of the </w:t>
      </w:r>
      <w:r w:rsidR="00327674">
        <w:t>books</w:t>
      </w:r>
      <w:r w:rsidR="00CA586B">
        <w:t>, following by “Author”, “Genre” and “</w:t>
      </w:r>
      <w:r w:rsidR="00E04D25">
        <w:t>Quantity</w:t>
      </w:r>
      <w:r w:rsidR="00CA586B">
        <w:t>” (</w:t>
      </w:r>
      <w:r w:rsidR="008B6FFB">
        <w:t>used to show how many available books are left)</w:t>
      </w:r>
      <w:r>
        <w:t xml:space="preserve">. The </w:t>
      </w:r>
      <w:r w:rsidR="008B6FFB">
        <w:t>other</w:t>
      </w:r>
      <w:r>
        <w:t xml:space="preserve"> columns should give the ability to edit, view or delete </w:t>
      </w:r>
      <w:commentRangeStart w:id="27"/>
      <w:r>
        <w:t>user</w:t>
      </w:r>
      <w:commentRangeEnd w:id="27"/>
      <w:r w:rsidR="001B4056">
        <w:rPr>
          <w:rStyle w:val="CommentReference"/>
          <w:rFonts w:asciiTheme="minorHAnsi" w:hAnsiTheme="minorHAnsi"/>
        </w:rPr>
        <w:commentReference w:id="27"/>
      </w:r>
      <w:r>
        <w:t>;</w:t>
      </w:r>
    </w:p>
    <w:p w14:paraId="2A849F62" w14:textId="00584ADB" w:rsidR="00110869" w:rsidRDefault="00110869" w:rsidP="00110869">
      <w:pPr>
        <w:pStyle w:val="RFPNormal"/>
        <w:numPr>
          <w:ilvl w:val="0"/>
          <w:numId w:val="28"/>
        </w:numPr>
        <w:jc w:val="both"/>
      </w:pPr>
      <w:r>
        <w:t xml:space="preserve">Creating new </w:t>
      </w:r>
      <w:r w:rsidR="00DF6272">
        <w:t>books –</w:t>
      </w:r>
      <w:r>
        <w:t xml:space="preserve"> </w:t>
      </w:r>
      <w:r w:rsidR="007F3C6F">
        <w:t>a</w:t>
      </w:r>
      <w:r>
        <w:t xml:space="preserve"> button should be placed on the main screen above the table. By clicking on that button, the system user should be redirected to a new screen where he can add new </w:t>
      </w:r>
      <w:r w:rsidR="007F3C6F">
        <w:t>books</w:t>
      </w:r>
      <w:r>
        <w:t>.</w:t>
      </w:r>
    </w:p>
    <w:p w14:paraId="3CE3355D" w14:textId="77777777" w:rsidR="00110869" w:rsidRDefault="00110869" w:rsidP="00110869">
      <w:pPr>
        <w:pStyle w:val="RFPNormal"/>
        <w:numPr>
          <w:ilvl w:val="1"/>
          <w:numId w:val="28"/>
        </w:numPr>
        <w:jc w:val="both"/>
      </w:pPr>
      <w:commentRangeStart w:id="28"/>
      <w:r>
        <w:t>Validations</w:t>
      </w:r>
      <w:commentRangeEnd w:id="28"/>
      <w:r w:rsidR="00A9465C">
        <w:rPr>
          <w:rStyle w:val="CommentReference"/>
          <w:rFonts w:asciiTheme="minorHAnsi" w:hAnsiTheme="minorHAnsi"/>
        </w:rPr>
        <w:commentReference w:id="28"/>
      </w:r>
      <w:r>
        <w:t>:</w:t>
      </w:r>
    </w:p>
    <w:p w14:paraId="7383048D" w14:textId="09DA186C" w:rsidR="00110869" w:rsidRDefault="00110869" w:rsidP="00110869">
      <w:pPr>
        <w:pStyle w:val="RFPNormal"/>
        <w:numPr>
          <w:ilvl w:val="2"/>
          <w:numId w:val="28"/>
        </w:numPr>
        <w:jc w:val="both"/>
      </w:pPr>
      <w:commentRangeStart w:id="29"/>
      <w:r>
        <w:t xml:space="preserve">The name of the </w:t>
      </w:r>
      <w:r w:rsidR="007F3C6F">
        <w:t>book</w:t>
      </w:r>
      <w:r>
        <w:t xml:space="preserve"> should up to </w:t>
      </w:r>
      <w:r w:rsidR="00A14631">
        <w:t>250</w:t>
      </w:r>
      <w:r>
        <w:t xml:space="preserve"> symbols. An appropriate error message should appear if the entered name exceeds that limitation;</w:t>
      </w:r>
    </w:p>
    <w:p w14:paraId="0EE78B6E" w14:textId="29D540A7" w:rsidR="00A14631" w:rsidRDefault="00A14631" w:rsidP="00110869">
      <w:pPr>
        <w:pStyle w:val="RFPNormal"/>
        <w:numPr>
          <w:ilvl w:val="2"/>
          <w:numId w:val="28"/>
        </w:numPr>
        <w:jc w:val="both"/>
      </w:pPr>
      <w:r>
        <w:t>The name of the author should be up to 100 symbols. An appropriate error message should appear if the entered name exceeds that limitation;</w:t>
      </w:r>
    </w:p>
    <w:p w14:paraId="720880F0" w14:textId="7D7D6A83" w:rsidR="00326739" w:rsidRDefault="00A14631" w:rsidP="00326739">
      <w:pPr>
        <w:pStyle w:val="RFPNormal"/>
        <w:numPr>
          <w:ilvl w:val="2"/>
          <w:numId w:val="28"/>
        </w:numPr>
        <w:jc w:val="both"/>
      </w:pPr>
      <w:r>
        <w:t>The genre should be up to 50 symbols. Appropriate error message should appear i</w:t>
      </w:r>
      <w:r w:rsidR="00326739">
        <w:t>f the entered value exceeds the field’s limitation;</w:t>
      </w:r>
      <w:commentRangeEnd w:id="29"/>
      <w:r w:rsidR="007B41F0">
        <w:rPr>
          <w:rStyle w:val="CommentReference"/>
          <w:rFonts w:asciiTheme="minorHAnsi" w:hAnsiTheme="minorHAnsi"/>
        </w:rPr>
        <w:commentReference w:id="29"/>
      </w:r>
    </w:p>
    <w:p w14:paraId="04529847" w14:textId="0B68F46B" w:rsidR="00110869" w:rsidRDefault="00110869" w:rsidP="00110869">
      <w:pPr>
        <w:pStyle w:val="RFPNormal"/>
        <w:numPr>
          <w:ilvl w:val="2"/>
          <w:numId w:val="28"/>
        </w:numPr>
        <w:jc w:val="both"/>
      </w:pPr>
      <w:r>
        <w:t xml:space="preserve">An appropriate error message should appear if </w:t>
      </w:r>
      <w:r w:rsidR="00326739">
        <w:t>one of the fields is empty</w:t>
      </w:r>
      <w:r>
        <w:t>.</w:t>
      </w:r>
    </w:p>
    <w:p w14:paraId="6FA8836D" w14:textId="13481C08" w:rsidR="00110869" w:rsidRDefault="00110869" w:rsidP="00110869">
      <w:pPr>
        <w:pStyle w:val="RFPNormal"/>
        <w:numPr>
          <w:ilvl w:val="0"/>
          <w:numId w:val="28"/>
        </w:numPr>
        <w:jc w:val="both"/>
      </w:pPr>
      <w:r>
        <w:t xml:space="preserve">Editing existing </w:t>
      </w:r>
      <w:r w:rsidR="00326739">
        <w:t>books – the</w:t>
      </w:r>
      <w:r>
        <w:t xml:space="preserve"> system user will have the ability to edit </w:t>
      </w:r>
      <w:r w:rsidR="00326739">
        <w:t>books</w:t>
      </w:r>
      <w:r>
        <w:t xml:space="preserve"> by clicking on the “Edit” button from the list or redirecting to “/</w:t>
      </w:r>
      <w:r w:rsidR="00326739">
        <w:t>Books</w:t>
      </w:r>
      <w:r>
        <w:t>/Edit/&lt;</w:t>
      </w:r>
      <w:proofErr w:type="spellStart"/>
      <w:r w:rsidR="00326739">
        <w:t>book</w:t>
      </w:r>
      <w:r>
        <w:t>_id</w:t>
      </w:r>
      <w:proofErr w:type="spellEnd"/>
      <w:r>
        <w:t xml:space="preserve">&gt;”.  The same validation for the </w:t>
      </w:r>
      <w:r w:rsidR="00326739">
        <w:t>fields</w:t>
      </w:r>
      <w:r>
        <w:t xml:space="preserve"> from the “</w:t>
      </w:r>
      <w:r w:rsidR="00326739">
        <w:t>Add</w:t>
      </w:r>
      <w:r>
        <w:t xml:space="preserve"> new </w:t>
      </w:r>
      <w:r w:rsidR="00326739">
        <w:t>book</w:t>
      </w:r>
      <w:r>
        <w:t>” screen is applicable here;</w:t>
      </w:r>
    </w:p>
    <w:p w14:paraId="2EC6F02C" w14:textId="4BECBB97" w:rsidR="00110869" w:rsidRDefault="00110869" w:rsidP="00110869">
      <w:pPr>
        <w:pStyle w:val="RFPNormal"/>
        <w:numPr>
          <w:ilvl w:val="0"/>
          <w:numId w:val="28"/>
        </w:numPr>
        <w:jc w:val="both"/>
      </w:pPr>
      <w:r>
        <w:lastRenderedPageBreak/>
        <w:t xml:space="preserve">Deleting existing </w:t>
      </w:r>
      <w:r w:rsidR="00326739">
        <w:t>books</w:t>
      </w:r>
      <w:r>
        <w:t xml:space="preserve"> – the system user will have the ability to delete </w:t>
      </w:r>
      <w:r w:rsidR="00326739">
        <w:t>books</w:t>
      </w:r>
      <w:r>
        <w:t xml:space="preserve"> from the </w:t>
      </w:r>
      <w:r w:rsidR="00326739">
        <w:t>books</w:t>
      </w:r>
      <w:r>
        <w:t xml:space="preserve"> list. By clicking on the button, the user will be asked if he wants to delete that record. If he confirms that action, the record will be deleted and will no longer exist;</w:t>
      </w:r>
    </w:p>
    <w:p w14:paraId="20F8A054" w14:textId="15091A82" w:rsidR="00110869" w:rsidRDefault="00110869" w:rsidP="00110869">
      <w:pPr>
        <w:pStyle w:val="RFPNormal"/>
        <w:numPr>
          <w:ilvl w:val="0"/>
          <w:numId w:val="28"/>
        </w:numPr>
        <w:jc w:val="both"/>
        <w:rPr>
          <w:ins w:id="30" w:author="Ivan Davidov" w:date="2023-07-01T10:41:00Z"/>
        </w:rPr>
      </w:pPr>
      <w:r>
        <w:t xml:space="preserve">Ability to view the </w:t>
      </w:r>
      <w:r w:rsidR="00326739">
        <w:t>books’</w:t>
      </w:r>
      <w:r>
        <w:t xml:space="preserve"> details – the system user will have the ability to view the detail</w:t>
      </w:r>
      <w:r w:rsidR="00326739">
        <w:t>s of a book</w:t>
      </w:r>
      <w:r>
        <w:t xml:space="preserve"> by clicking on the “Details” button. He will be redirected to a new screen with the details of the selected </w:t>
      </w:r>
      <w:r w:rsidR="00326739">
        <w:t>book</w:t>
      </w:r>
      <w:r>
        <w:t>.</w:t>
      </w:r>
    </w:p>
    <w:p w14:paraId="14300D4D" w14:textId="4DC12060" w:rsidR="001B4056" w:rsidRDefault="001B4056" w:rsidP="00110869">
      <w:pPr>
        <w:pStyle w:val="RFPNormal"/>
        <w:numPr>
          <w:ilvl w:val="0"/>
          <w:numId w:val="28"/>
        </w:numPr>
        <w:jc w:val="both"/>
      </w:pPr>
      <w:ins w:id="31" w:author="Ivan Davidov" w:date="2023-07-01T10:42:00Z">
        <w:r>
          <w:t xml:space="preserve">There is no </w:t>
        </w:r>
        <w:proofErr w:type="spellStart"/>
        <w:r>
          <w:t>informamation</w:t>
        </w:r>
        <w:proofErr w:type="spellEnd"/>
        <w:r>
          <w:t xml:space="preserve"> about </w:t>
        </w:r>
        <w:proofErr w:type="spellStart"/>
        <w:r>
          <w:t>hyperling</w:t>
        </w:r>
        <w:proofErr w:type="spellEnd"/>
        <w:r>
          <w:t xml:space="preserve"> “Back to list” from the provided Mock-ups </w:t>
        </w:r>
      </w:ins>
    </w:p>
    <w:p w14:paraId="7D2B6FE8" w14:textId="77777777" w:rsidR="00110869" w:rsidRDefault="00110869" w:rsidP="00110869">
      <w:pPr>
        <w:pStyle w:val="RFPHeading3"/>
        <w:numPr>
          <w:ilvl w:val="2"/>
          <w:numId w:val="26"/>
        </w:numPr>
      </w:pPr>
      <w:bookmarkStart w:id="32" w:name="_Toc75604252"/>
      <w:r>
        <w:t>Mock-Ups</w:t>
      </w:r>
      <w:bookmarkEnd w:id="32"/>
    </w:p>
    <w:p w14:paraId="06711CBB" w14:textId="794CB904" w:rsidR="00110869" w:rsidRDefault="00642B51" w:rsidP="00110869">
      <w:pPr>
        <w:pStyle w:val="RFPNormal"/>
      </w:pPr>
      <w:r>
        <w:rPr>
          <w:noProof/>
        </w:rPr>
        <w:drawing>
          <wp:inline distT="0" distB="0" distL="0" distR="0" wp14:anchorId="0F62C944" wp14:editId="5C39EE70">
            <wp:extent cx="6120130" cy="3079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79750"/>
                    </a:xfrm>
                    <a:prstGeom prst="rect">
                      <a:avLst/>
                    </a:prstGeom>
                  </pic:spPr>
                </pic:pic>
              </a:graphicData>
            </a:graphic>
          </wp:inline>
        </w:drawing>
      </w:r>
    </w:p>
    <w:p w14:paraId="3C67F8BE" w14:textId="6316FACD" w:rsidR="00110869" w:rsidRDefault="005B7532" w:rsidP="00110869">
      <w:pPr>
        <w:pStyle w:val="RFPNormal"/>
      </w:pPr>
      <w:r>
        <w:rPr>
          <w:noProof/>
        </w:rPr>
        <w:drawing>
          <wp:inline distT="0" distB="0" distL="0" distR="0" wp14:anchorId="03A07ACB" wp14:editId="71DF1965">
            <wp:extent cx="6120130" cy="3095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95625"/>
                    </a:xfrm>
                    <a:prstGeom prst="rect">
                      <a:avLst/>
                    </a:prstGeom>
                  </pic:spPr>
                </pic:pic>
              </a:graphicData>
            </a:graphic>
          </wp:inline>
        </w:drawing>
      </w:r>
    </w:p>
    <w:p w14:paraId="7BBE5D72" w14:textId="25F2067A" w:rsidR="00110869" w:rsidRDefault="00D86A7E" w:rsidP="00110869">
      <w:pPr>
        <w:pStyle w:val="RFPNormal"/>
      </w:pPr>
      <w:r>
        <w:rPr>
          <w:noProof/>
        </w:rPr>
        <w:lastRenderedPageBreak/>
        <w:drawing>
          <wp:inline distT="0" distB="0" distL="0" distR="0" wp14:anchorId="50B7A873" wp14:editId="63113383">
            <wp:extent cx="6120130" cy="3083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83560"/>
                    </a:xfrm>
                    <a:prstGeom prst="rect">
                      <a:avLst/>
                    </a:prstGeom>
                  </pic:spPr>
                </pic:pic>
              </a:graphicData>
            </a:graphic>
          </wp:inline>
        </w:drawing>
      </w:r>
    </w:p>
    <w:p w14:paraId="5113E91B" w14:textId="6C323384" w:rsidR="00110869" w:rsidRPr="00F64279" w:rsidRDefault="00250CAD" w:rsidP="00110869">
      <w:pPr>
        <w:pStyle w:val="RFPNormal"/>
      </w:pPr>
      <w:r>
        <w:rPr>
          <w:noProof/>
        </w:rPr>
        <w:drawing>
          <wp:inline distT="0" distB="0" distL="0" distR="0" wp14:anchorId="5CEF4065" wp14:editId="7765546D">
            <wp:extent cx="6120130" cy="3099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99435"/>
                    </a:xfrm>
                    <a:prstGeom prst="rect">
                      <a:avLst/>
                    </a:prstGeom>
                  </pic:spPr>
                </pic:pic>
              </a:graphicData>
            </a:graphic>
          </wp:inline>
        </w:drawing>
      </w:r>
    </w:p>
    <w:p w14:paraId="03E2930B" w14:textId="01ECB693" w:rsidR="00110869" w:rsidRDefault="00110869" w:rsidP="00110869">
      <w:pPr>
        <w:pStyle w:val="RFPHeading3"/>
      </w:pPr>
      <w:bookmarkStart w:id="33" w:name="_Toc75604253"/>
      <w:r>
        <w:t>1.</w:t>
      </w:r>
      <w:r w:rsidR="00B1090F">
        <w:t>3</w:t>
      </w:r>
      <w:r>
        <w:t>.3</w:t>
      </w:r>
      <w:r w:rsidR="000F4F5A">
        <w:t>.</w:t>
      </w:r>
      <w:r>
        <w:t xml:space="preserve"> Acceptance Criteria</w:t>
      </w:r>
      <w:bookmarkEnd w:id="33"/>
    </w:p>
    <w:p w14:paraId="262FC57E" w14:textId="3C96AEA1" w:rsidR="00110869" w:rsidRDefault="00110869" w:rsidP="00110869">
      <w:pPr>
        <w:pStyle w:val="RFPNormal"/>
        <w:jc w:val="both"/>
      </w:pPr>
      <w:r>
        <w:t>By clicking on the “</w:t>
      </w:r>
      <w:r w:rsidR="00326739">
        <w:t>Books</w:t>
      </w:r>
      <w:r>
        <w:t xml:space="preserve">” button from the main menu, the system user should be redirected to the </w:t>
      </w:r>
      <w:r w:rsidR="00326739">
        <w:t>books</w:t>
      </w:r>
      <w:r>
        <w:t xml:space="preserve"> list.</w:t>
      </w:r>
    </w:p>
    <w:p w14:paraId="11B84AF8" w14:textId="0095D92B" w:rsidR="00110869" w:rsidRDefault="00110869" w:rsidP="00110869">
      <w:pPr>
        <w:pStyle w:val="RFPNormal"/>
        <w:jc w:val="both"/>
      </w:pPr>
      <w:r>
        <w:t xml:space="preserve">The list should be populated with all </w:t>
      </w:r>
      <w:r w:rsidR="00326739">
        <w:t>books</w:t>
      </w:r>
      <w:r>
        <w:t xml:space="preserve"> available in the system.</w:t>
      </w:r>
    </w:p>
    <w:p w14:paraId="6620B78D" w14:textId="05069A0C" w:rsidR="00110869" w:rsidRDefault="00110869" w:rsidP="00110869">
      <w:pPr>
        <w:pStyle w:val="RFPNormal"/>
        <w:jc w:val="both"/>
      </w:pPr>
      <w:r>
        <w:t xml:space="preserve">The system user should have the ability to create, edit, view or delete </w:t>
      </w:r>
      <w:r w:rsidR="00326739">
        <w:t>books</w:t>
      </w:r>
      <w:r>
        <w:t>.</w:t>
      </w:r>
    </w:p>
    <w:p w14:paraId="102E838D" w14:textId="3149AD30" w:rsidR="00110869" w:rsidRDefault="00110869" w:rsidP="00110869">
      <w:pPr>
        <w:pStyle w:val="RFPNormal"/>
        <w:jc w:val="both"/>
      </w:pPr>
      <w:r>
        <w:t xml:space="preserve">When creating or editing </w:t>
      </w:r>
      <w:r w:rsidR="00326739">
        <w:t>books</w:t>
      </w:r>
      <w:r>
        <w:t xml:space="preserve">, the system user should provide a </w:t>
      </w:r>
      <w:commentRangeStart w:id="34"/>
      <w:r>
        <w:t xml:space="preserve">correct </w:t>
      </w:r>
      <w:commentRangeEnd w:id="34"/>
      <w:r w:rsidR="007B41F0">
        <w:rPr>
          <w:rStyle w:val="CommentReference"/>
          <w:rFonts w:asciiTheme="minorHAnsi" w:hAnsiTheme="minorHAnsi"/>
        </w:rPr>
        <w:commentReference w:id="34"/>
      </w:r>
      <w:r>
        <w:t>name in the “Name” field</w:t>
      </w:r>
      <w:r w:rsidR="00285CA4">
        <w:t>, correct name of the author, genre and quantity</w:t>
      </w:r>
      <w:r>
        <w:t>.</w:t>
      </w:r>
    </w:p>
    <w:p w14:paraId="63797E34" w14:textId="1A8E5D35" w:rsidR="00110869" w:rsidRDefault="00110869" w:rsidP="00110869">
      <w:pPr>
        <w:pStyle w:val="RFPNormal"/>
        <w:jc w:val="both"/>
      </w:pPr>
      <w:r>
        <w:t xml:space="preserve">If the </w:t>
      </w:r>
      <w:r w:rsidR="00285CA4">
        <w:t>one or more of the</w:t>
      </w:r>
      <w:r>
        <w:t xml:space="preserve"> field</w:t>
      </w:r>
      <w:r w:rsidR="00285CA4">
        <w:t>s are</w:t>
      </w:r>
      <w:r>
        <w:t xml:space="preserve"> left empty, appropriate error message should appear.</w:t>
      </w:r>
    </w:p>
    <w:p w14:paraId="46EB83C1" w14:textId="13D57A7E" w:rsidR="00110869" w:rsidRDefault="00110869" w:rsidP="00110869">
      <w:pPr>
        <w:pStyle w:val="RFPNormal"/>
        <w:jc w:val="both"/>
      </w:pPr>
      <w:r>
        <w:t xml:space="preserve">When deleting a </w:t>
      </w:r>
      <w:r w:rsidR="00285CA4">
        <w:t>book</w:t>
      </w:r>
      <w:r>
        <w:t xml:space="preserve">, the system should ask for confirmation. If the system user confirms the action, the </w:t>
      </w:r>
      <w:r w:rsidR="008F0A52">
        <w:t xml:space="preserve">book </w:t>
      </w:r>
      <w:r>
        <w:t>should be deleted.</w:t>
      </w:r>
    </w:p>
    <w:p w14:paraId="7581064F" w14:textId="2528E99D" w:rsidR="00110869" w:rsidRDefault="00110869" w:rsidP="00CC2387">
      <w:pPr>
        <w:pStyle w:val="RFPNormal"/>
        <w:jc w:val="both"/>
      </w:pPr>
    </w:p>
    <w:p w14:paraId="13E369E8" w14:textId="658C2815" w:rsidR="00DF6272" w:rsidRDefault="00DF6272" w:rsidP="00DF6272">
      <w:pPr>
        <w:pStyle w:val="RFPHeading2"/>
        <w:numPr>
          <w:ilvl w:val="1"/>
          <w:numId w:val="26"/>
        </w:numPr>
      </w:pPr>
      <w:bookmarkStart w:id="35" w:name="_Toc75604254"/>
      <w:r>
        <w:t>Get a Book Module</w:t>
      </w:r>
      <w:bookmarkEnd w:id="35"/>
    </w:p>
    <w:p w14:paraId="1662A23B" w14:textId="77777777" w:rsidR="00DF6272" w:rsidRDefault="00DF6272" w:rsidP="00DF6272">
      <w:pPr>
        <w:pStyle w:val="RFPHeading3"/>
        <w:numPr>
          <w:ilvl w:val="2"/>
          <w:numId w:val="26"/>
        </w:numPr>
      </w:pPr>
      <w:bookmarkStart w:id="36" w:name="_Toc75604255"/>
      <w:r>
        <w:t>Description</w:t>
      </w:r>
      <w:bookmarkEnd w:id="36"/>
    </w:p>
    <w:p w14:paraId="60F666B5" w14:textId="50811410" w:rsidR="00DF6272" w:rsidRDefault="00DF6272" w:rsidP="00DF6272">
      <w:pPr>
        <w:pStyle w:val="RFPNormal"/>
        <w:jc w:val="both"/>
      </w:pPr>
      <w:r>
        <w:t xml:space="preserve">As a system user with </w:t>
      </w:r>
      <w:commentRangeStart w:id="37"/>
      <w:r>
        <w:t>proper rights</w:t>
      </w:r>
      <w:commentRangeEnd w:id="37"/>
      <w:r w:rsidR="007B41F0">
        <w:rPr>
          <w:rStyle w:val="CommentReference"/>
          <w:rFonts w:asciiTheme="minorHAnsi" w:hAnsiTheme="minorHAnsi"/>
        </w:rPr>
        <w:commentReference w:id="37"/>
      </w:r>
      <w:r>
        <w:t>, I want to be able to see the “</w:t>
      </w:r>
      <w:r w:rsidR="00AF7536">
        <w:t>Get a Book</w:t>
      </w:r>
      <w:r>
        <w:t>” module. This module should contain the following functionalities:</w:t>
      </w:r>
    </w:p>
    <w:p w14:paraId="077B6E63" w14:textId="77777777" w:rsidR="00612513" w:rsidRDefault="00DF6272" w:rsidP="00DF6272">
      <w:pPr>
        <w:pStyle w:val="RFPNormal"/>
        <w:numPr>
          <w:ilvl w:val="0"/>
          <w:numId w:val="28"/>
        </w:numPr>
        <w:jc w:val="both"/>
      </w:pPr>
      <w:r>
        <w:lastRenderedPageBreak/>
        <w:t xml:space="preserve">Listing all </w:t>
      </w:r>
      <w:r w:rsidR="00AF7536">
        <w:t>books taken</w:t>
      </w:r>
      <w:r>
        <w:t xml:space="preserve"> – it should be part of the main screen. </w:t>
      </w:r>
      <w:r w:rsidR="00AF7536">
        <w:t>The list should contain all books taken by the existing users.</w:t>
      </w:r>
      <w:r w:rsidR="00E63DB8">
        <w:t xml:space="preserve"> </w:t>
      </w:r>
      <w:r w:rsidR="00612513">
        <w:t>The table contains the following columns:</w:t>
      </w:r>
    </w:p>
    <w:p w14:paraId="12AA20A6" w14:textId="77777777" w:rsidR="00401E30" w:rsidRDefault="00612513" w:rsidP="00612513">
      <w:pPr>
        <w:pStyle w:val="RFPNormal"/>
        <w:numPr>
          <w:ilvl w:val="1"/>
          <w:numId w:val="28"/>
        </w:numPr>
        <w:jc w:val="both"/>
      </w:pPr>
      <w:r>
        <w:t xml:space="preserve">“Book” </w:t>
      </w:r>
      <w:r w:rsidR="00401E30">
        <w:t>–</w:t>
      </w:r>
      <w:r>
        <w:t xml:space="preserve"> </w:t>
      </w:r>
      <w:r w:rsidR="00401E30">
        <w:t>the name of the book;</w:t>
      </w:r>
    </w:p>
    <w:p w14:paraId="608CB687" w14:textId="77777777" w:rsidR="00EB07F3" w:rsidRDefault="00401E30" w:rsidP="00612513">
      <w:pPr>
        <w:pStyle w:val="RFPNormal"/>
        <w:numPr>
          <w:ilvl w:val="1"/>
          <w:numId w:val="28"/>
        </w:numPr>
        <w:jc w:val="both"/>
      </w:pPr>
      <w:r>
        <w:t xml:space="preserve">“User” – the user that </w:t>
      </w:r>
      <w:commentRangeStart w:id="38"/>
      <w:r w:rsidR="00EB07F3">
        <w:t xml:space="preserve">reserved </w:t>
      </w:r>
      <w:commentRangeEnd w:id="38"/>
      <w:r w:rsidR="007B41F0">
        <w:rPr>
          <w:rStyle w:val="CommentReference"/>
          <w:rFonts w:asciiTheme="minorHAnsi" w:hAnsiTheme="minorHAnsi"/>
        </w:rPr>
        <w:commentReference w:id="38"/>
      </w:r>
      <w:r w:rsidR="00EB07F3">
        <w:t>that book;</w:t>
      </w:r>
    </w:p>
    <w:p w14:paraId="3EE800F6" w14:textId="77777777" w:rsidR="00EB07F3" w:rsidRDefault="00EB07F3" w:rsidP="00612513">
      <w:pPr>
        <w:pStyle w:val="RFPNormal"/>
        <w:numPr>
          <w:ilvl w:val="1"/>
          <w:numId w:val="28"/>
        </w:numPr>
        <w:jc w:val="both"/>
      </w:pPr>
      <w:r>
        <w:t xml:space="preserve">“Date Taken” – the </w:t>
      </w:r>
      <w:commentRangeStart w:id="39"/>
      <w:r>
        <w:t xml:space="preserve">date </w:t>
      </w:r>
      <w:commentRangeEnd w:id="39"/>
      <w:r w:rsidR="00980C64">
        <w:rPr>
          <w:rStyle w:val="CommentReference"/>
          <w:rFonts w:asciiTheme="minorHAnsi" w:hAnsiTheme="minorHAnsi"/>
        </w:rPr>
        <w:commentReference w:id="39"/>
      </w:r>
      <w:r>
        <w:t>when the book was taken;</w:t>
      </w:r>
    </w:p>
    <w:p w14:paraId="67CF0D36" w14:textId="2FB5A95E" w:rsidR="00DF6272" w:rsidRDefault="00EB07F3" w:rsidP="00612513">
      <w:pPr>
        <w:pStyle w:val="RFPNormal"/>
        <w:numPr>
          <w:ilvl w:val="1"/>
          <w:numId w:val="28"/>
        </w:numPr>
        <w:jc w:val="both"/>
      </w:pPr>
      <w:r>
        <w:t>“Actions” – for editing, viewing and deleting a record</w:t>
      </w:r>
      <w:r w:rsidR="00DF6272">
        <w:t>;</w:t>
      </w:r>
    </w:p>
    <w:p w14:paraId="66FEF199" w14:textId="2B51C8B8" w:rsidR="00952C1E" w:rsidRDefault="00EB07F3" w:rsidP="00952C1E">
      <w:pPr>
        <w:pStyle w:val="RFPNormal"/>
        <w:numPr>
          <w:ilvl w:val="0"/>
          <w:numId w:val="28"/>
        </w:numPr>
        <w:jc w:val="both"/>
      </w:pPr>
      <w:r>
        <w:t>Add new request</w:t>
      </w:r>
      <w:r w:rsidR="00DF6272">
        <w:t xml:space="preserve"> – a button should be placed on the main screen above the table. By clicking on that button, the system user should be redirected to a new screen where he can add </w:t>
      </w:r>
      <w:r>
        <w:t>a new request</w:t>
      </w:r>
      <w:r w:rsidR="00DF6272">
        <w:t>.</w:t>
      </w:r>
      <w:r w:rsidR="00952C1E">
        <w:t xml:space="preserve"> The system user should be able to select a book from a drop-down </w:t>
      </w:r>
      <w:r w:rsidR="001845B2">
        <w:t>which will contain all existing books. The same applies for the user.</w:t>
      </w:r>
      <w:r w:rsidR="008F69E9">
        <w:t xml:space="preserve"> Once the request is saved, the book’s quantity should be decreased</w:t>
      </w:r>
      <w:r w:rsidR="00E159AA">
        <w:t>;</w:t>
      </w:r>
    </w:p>
    <w:p w14:paraId="3F68320A" w14:textId="785E3507" w:rsidR="00DF6272" w:rsidRDefault="00DF6272" w:rsidP="00DF6272">
      <w:pPr>
        <w:pStyle w:val="RFPNormal"/>
        <w:numPr>
          <w:ilvl w:val="0"/>
          <w:numId w:val="28"/>
        </w:numPr>
        <w:jc w:val="both"/>
      </w:pPr>
      <w:r>
        <w:t xml:space="preserve">Editing existing </w:t>
      </w:r>
      <w:r w:rsidR="00E159AA">
        <w:t>request</w:t>
      </w:r>
      <w:r>
        <w:t xml:space="preserve"> – the system user will have the ability to edit </w:t>
      </w:r>
      <w:r w:rsidR="00E159AA">
        <w:t>requests</w:t>
      </w:r>
      <w:r>
        <w:t xml:space="preserve"> by clicking on the “Edit” button from the list or redirecting to “/</w:t>
      </w:r>
      <w:proofErr w:type="spellStart"/>
      <w:r w:rsidR="00E159AA">
        <w:t>GetBook</w:t>
      </w:r>
      <w:proofErr w:type="spellEnd"/>
      <w:r>
        <w:t xml:space="preserve">/Edit/&lt;id&gt;”.  </w:t>
      </w:r>
      <w:r w:rsidR="00E159AA">
        <w:t xml:space="preserve">Here the user will be able to change the </w:t>
      </w:r>
      <w:r w:rsidR="005A7125">
        <w:t>book or the user’s name</w:t>
      </w:r>
      <w:r>
        <w:t>;</w:t>
      </w:r>
    </w:p>
    <w:p w14:paraId="1B547E01" w14:textId="036F127F" w:rsidR="00DF6272" w:rsidRDefault="00DF6272" w:rsidP="00DF6272">
      <w:pPr>
        <w:pStyle w:val="RFPNormal"/>
        <w:numPr>
          <w:ilvl w:val="0"/>
          <w:numId w:val="28"/>
        </w:numPr>
        <w:jc w:val="both"/>
      </w:pPr>
      <w:r>
        <w:t xml:space="preserve">Deleting existing </w:t>
      </w:r>
      <w:r w:rsidR="005A7125">
        <w:t>record</w:t>
      </w:r>
      <w:r>
        <w:t xml:space="preserve"> – the system user will have the ability to delete </w:t>
      </w:r>
      <w:r w:rsidR="005A7125">
        <w:t>requests</w:t>
      </w:r>
      <w:r>
        <w:t xml:space="preserve"> from the list. By clicking on the button, the user will be asked if he wants to delete that record. If he confirms that action, the record will be deleted and will no longer exist</w:t>
      </w:r>
      <w:r w:rsidR="009E2CEC">
        <w:t>. The quantity of the book should be increased by 1</w:t>
      </w:r>
      <w:r>
        <w:t>;</w:t>
      </w:r>
    </w:p>
    <w:p w14:paraId="1372B413" w14:textId="67C43C21" w:rsidR="00DF6272" w:rsidRDefault="00DF6272" w:rsidP="00DF6272">
      <w:pPr>
        <w:pStyle w:val="RFPNormal"/>
        <w:numPr>
          <w:ilvl w:val="0"/>
          <w:numId w:val="28"/>
        </w:numPr>
        <w:jc w:val="both"/>
      </w:pPr>
      <w:r>
        <w:t xml:space="preserve">Ability to view the </w:t>
      </w:r>
      <w:r w:rsidR="009E2CEC">
        <w:t>requests</w:t>
      </w:r>
      <w:r>
        <w:t xml:space="preserve"> details – the system user will have the ability to view the details of </w:t>
      </w:r>
      <w:r w:rsidR="009E2CEC">
        <w:t xml:space="preserve">the request </w:t>
      </w:r>
      <w:r>
        <w:t xml:space="preserve">by clicking on the </w:t>
      </w:r>
      <w:commentRangeStart w:id="40"/>
      <w:r>
        <w:t xml:space="preserve">“Details” </w:t>
      </w:r>
      <w:commentRangeEnd w:id="40"/>
      <w:r w:rsidR="00865DFD">
        <w:rPr>
          <w:rStyle w:val="CommentReference"/>
          <w:rFonts w:asciiTheme="minorHAnsi" w:hAnsiTheme="minorHAnsi"/>
        </w:rPr>
        <w:commentReference w:id="40"/>
      </w:r>
      <w:r>
        <w:t xml:space="preserve">button. He will be redirected to a new screen with the details of the selected </w:t>
      </w:r>
      <w:r w:rsidR="009E2CEC">
        <w:t>record</w:t>
      </w:r>
      <w:r>
        <w:t>.</w:t>
      </w:r>
    </w:p>
    <w:p w14:paraId="3272E9DC" w14:textId="77777777" w:rsidR="00DF6272" w:rsidRDefault="00DF6272" w:rsidP="00DF6272">
      <w:pPr>
        <w:pStyle w:val="RFPHeading3"/>
        <w:numPr>
          <w:ilvl w:val="2"/>
          <w:numId w:val="26"/>
        </w:numPr>
      </w:pPr>
      <w:bookmarkStart w:id="41" w:name="_Toc75604256"/>
      <w:r>
        <w:t>Mock-Ups</w:t>
      </w:r>
      <w:bookmarkEnd w:id="41"/>
    </w:p>
    <w:p w14:paraId="7D827628" w14:textId="3526E1E5" w:rsidR="00DF6272" w:rsidRDefault="009923CE" w:rsidP="00DF6272">
      <w:pPr>
        <w:pStyle w:val="RFPNormal"/>
      </w:pPr>
      <w:r>
        <w:rPr>
          <w:noProof/>
        </w:rPr>
        <w:drawing>
          <wp:inline distT="0" distB="0" distL="0" distR="0" wp14:anchorId="3EEA30AE" wp14:editId="37D68F06">
            <wp:extent cx="6120130" cy="3103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103245"/>
                    </a:xfrm>
                    <a:prstGeom prst="rect">
                      <a:avLst/>
                    </a:prstGeom>
                  </pic:spPr>
                </pic:pic>
              </a:graphicData>
            </a:graphic>
          </wp:inline>
        </w:drawing>
      </w:r>
    </w:p>
    <w:p w14:paraId="2FB4E46F" w14:textId="257790AE" w:rsidR="00687329" w:rsidRDefault="005A6F6B" w:rsidP="00DF6272">
      <w:pPr>
        <w:pStyle w:val="RFPNormal"/>
      </w:pPr>
      <w:r>
        <w:rPr>
          <w:noProof/>
        </w:rPr>
        <w:lastRenderedPageBreak/>
        <w:drawing>
          <wp:inline distT="0" distB="0" distL="0" distR="0" wp14:anchorId="625F9E30" wp14:editId="0984EDCC">
            <wp:extent cx="6120130" cy="30994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99435"/>
                    </a:xfrm>
                    <a:prstGeom prst="rect">
                      <a:avLst/>
                    </a:prstGeom>
                  </pic:spPr>
                </pic:pic>
              </a:graphicData>
            </a:graphic>
          </wp:inline>
        </w:drawing>
      </w:r>
    </w:p>
    <w:p w14:paraId="76F62AFD" w14:textId="2B27B0B2" w:rsidR="00085E4E" w:rsidRDefault="00B332E1" w:rsidP="00DF6272">
      <w:pPr>
        <w:pStyle w:val="RFPNormal"/>
      </w:pPr>
      <w:r>
        <w:rPr>
          <w:noProof/>
        </w:rPr>
        <w:drawing>
          <wp:inline distT="0" distB="0" distL="0" distR="0" wp14:anchorId="2CB2754E" wp14:editId="3542685F">
            <wp:extent cx="6120130" cy="3103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103245"/>
                    </a:xfrm>
                    <a:prstGeom prst="rect">
                      <a:avLst/>
                    </a:prstGeom>
                  </pic:spPr>
                </pic:pic>
              </a:graphicData>
            </a:graphic>
          </wp:inline>
        </w:drawing>
      </w:r>
    </w:p>
    <w:p w14:paraId="22DE2388" w14:textId="2E58C728" w:rsidR="00DF6272" w:rsidRPr="00F64279" w:rsidRDefault="00097F26" w:rsidP="00DF6272">
      <w:pPr>
        <w:pStyle w:val="RFPNormal"/>
      </w:pPr>
      <w:r>
        <w:rPr>
          <w:noProof/>
        </w:rPr>
        <w:lastRenderedPageBreak/>
        <w:drawing>
          <wp:inline distT="0" distB="0" distL="0" distR="0" wp14:anchorId="1EDD2612" wp14:editId="3F6EB215">
            <wp:extent cx="6120130" cy="3107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107055"/>
                    </a:xfrm>
                    <a:prstGeom prst="rect">
                      <a:avLst/>
                    </a:prstGeom>
                  </pic:spPr>
                </pic:pic>
              </a:graphicData>
            </a:graphic>
          </wp:inline>
        </w:drawing>
      </w:r>
    </w:p>
    <w:p w14:paraId="3F05D1BA" w14:textId="36CA174D" w:rsidR="00DF6272" w:rsidRDefault="00DF6272" w:rsidP="00DF6272">
      <w:pPr>
        <w:pStyle w:val="RFPHeading3"/>
      </w:pPr>
      <w:bookmarkStart w:id="42" w:name="_Toc75604257"/>
      <w:r>
        <w:t>1.</w:t>
      </w:r>
      <w:r w:rsidR="00B1090F">
        <w:t>4</w:t>
      </w:r>
      <w:r>
        <w:t>.3</w:t>
      </w:r>
      <w:r w:rsidR="000F4F5A">
        <w:t>.</w:t>
      </w:r>
      <w:r>
        <w:t xml:space="preserve"> Acceptance Criteria</w:t>
      </w:r>
      <w:bookmarkEnd w:id="42"/>
    </w:p>
    <w:p w14:paraId="0DC81D5E" w14:textId="2017911D" w:rsidR="00DF6272" w:rsidRDefault="00DB0E23" w:rsidP="00B42E02">
      <w:pPr>
        <w:pStyle w:val="RFPNormal"/>
        <w:jc w:val="both"/>
      </w:pPr>
      <w:r>
        <w:t xml:space="preserve">By clicking on the “Get a Book” </w:t>
      </w:r>
      <w:r w:rsidR="00BA7717">
        <w:t>button from the main menu, the user should be redirected to th</w:t>
      </w:r>
      <w:r w:rsidR="00EC137B">
        <w:t>e module and presented with a list with all requests.</w:t>
      </w:r>
    </w:p>
    <w:p w14:paraId="4326BBDC" w14:textId="28DA663C" w:rsidR="00EC137B" w:rsidRDefault="00EC137B" w:rsidP="00B42E02">
      <w:pPr>
        <w:pStyle w:val="RFPNormal"/>
        <w:jc w:val="both"/>
      </w:pPr>
      <w:r>
        <w:t>The list should contain all existing requests.</w:t>
      </w:r>
    </w:p>
    <w:p w14:paraId="5D90D8D2" w14:textId="28FF1041" w:rsidR="00EC137B" w:rsidRDefault="000946FE" w:rsidP="00B42E02">
      <w:pPr>
        <w:pStyle w:val="RFPNormal"/>
        <w:jc w:val="both"/>
      </w:pPr>
      <w:r>
        <w:t>When adding a new request, the system user should select a book and a user. Once added, the quantity of that book should be decreased.</w:t>
      </w:r>
    </w:p>
    <w:p w14:paraId="0740AC8F" w14:textId="49D569CD" w:rsidR="000946FE" w:rsidRDefault="000946FE" w:rsidP="00B42E02">
      <w:pPr>
        <w:pStyle w:val="RFPNormal"/>
        <w:jc w:val="both"/>
      </w:pPr>
      <w:r>
        <w:t>When editing a request, the system user should have the same options. The same logic is applied for that.</w:t>
      </w:r>
    </w:p>
    <w:p w14:paraId="1B48C819" w14:textId="07173E99" w:rsidR="003B6686" w:rsidRDefault="003B6686" w:rsidP="00B42E02">
      <w:pPr>
        <w:pStyle w:val="RFPNormal"/>
        <w:jc w:val="both"/>
      </w:pPr>
      <w:r>
        <w:t>When deleting a request, the system should ask for confirmation. If the system user confirms the action, the record should be deleted. Once deleted, the book’s quantity should be increased.</w:t>
      </w:r>
    </w:p>
    <w:p w14:paraId="2D96F936" w14:textId="77777777" w:rsidR="00DF6272" w:rsidRPr="003B54B4" w:rsidRDefault="00DF6272" w:rsidP="00B42E02">
      <w:pPr>
        <w:pStyle w:val="RFPNormal"/>
        <w:jc w:val="both"/>
      </w:pPr>
    </w:p>
    <w:p w14:paraId="6B8C9225" w14:textId="743188EF" w:rsidR="00004AC7" w:rsidRPr="00666D30" w:rsidRDefault="00FB4EAA" w:rsidP="00004AC7">
      <w:pPr>
        <w:pStyle w:val="RFPHeading1"/>
        <w:numPr>
          <w:ilvl w:val="0"/>
          <w:numId w:val="26"/>
        </w:numPr>
      </w:pPr>
      <w:bookmarkStart w:id="43" w:name="_Toc75604258"/>
      <w:r>
        <w:t>Manual Related Tasks</w:t>
      </w:r>
      <w:bookmarkEnd w:id="43"/>
    </w:p>
    <w:p w14:paraId="0EFBAA7B" w14:textId="0B57D294" w:rsidR="00FA0B04" w:rsidRDefault="000F4F5A" w:rsidP="000F4F5A">
      <w:pPr>
        <w:pStyle w:val="RFPHeading2"/>
        <w:numPr>
          <w:ilvl w:val="1"/>
          <w:numId w:val="26"/>
        </w:numPr>
      </w:pPr>
      <w:bookmarkStart w:id="44" w:name="_Toc75604259"/>
      <w:r>
        <w:t>Test Plan Preparation</w:t>
      </w:r>
      <w:bookmarkEnd w:id="44"/>
    </w:p>
    <w:p w14:paraId="43362D6A" w14:textId="6896997C" w:rsidR="000F4F5A" w:rsidRDefault="000F4F5A" w:rsidP="000F4F5A">
      <w:pPr>
        <w:pStyle w:val="RFPNormal"/>
      </w:pPr>
      <w:r>
        <w:t>Prepare a test plan</w:t>
      </w:r>
      <w:r w:rsidR="00135430">
        <w:t xml:space="preserve"> and test cases </w:t>
      </w:r>
      <w:r w:rsidR="009B6785">
        <w:t xml:space="preserve">in Excel </w:t>
      </w:r>
      <w:r w:rsidR="00135430">
        <w:t xml:space="preserve">to cover </w:t>
      </w:r>
      <w:r w:rsidR="00BD19BB">
        <w:t>the</w:t>
      </w:r>
      <w:r w:rsidR="00135430">
        <w:t xml:space="preserve"> functionalities </w:t>
      </w:r>
      <w:r w:rsidR="009B6785">
        <w:t>from above.</w:t>
      </w:r>
    </w:p>
    <w:p w14:paraId="5AC8261A" w14:textId="30B68C69" w:rsidR="008055BB" w:rsidRDefault="008055BB" w:rsidP="000F4F5A">
      <w:pPr>
        <w:pStyle w:val="RFPNormal"/>
      </w:pPr>
    </w:p>
    <w:p w14:paraId="6635659E" w14:textId="7C9F9AE8" w:rsidR="008055BB" w:rsidRDefault="00E84132" w:rsidP="008055BB">
      <w:pPr>
        <w:pStyle w:val="RFPHeading2"/>
        <w:numPr>
          <w:ilvl w:val="1"/>
          <w:numId w:val="26"/>
        </w:numPr>
      </w:pPr>
      <w:bookmarkStart w:id="45" w:name="_Toc75604260"/>
      <w:r>
        <w:t>Test Case Execution</w:t>
      </w:r>
      <w:r w:rsidR="008521A7">
        <w:t xml:space="preserve"> and Bug Tracking</w:t>
      </w:r>
      <w:bookmarkEnd w:id="45"/>
    </w:p>
    <w:p w14:paraId="4A3B89EF" w14:textId="6B525494" w:rsidR="00E84132" w:rsidRDefault="00434DD1" w:rsidP="00B42E02">
      <w:pPr>
        <w:pStyle w:val="RFPNormal"/>
        <w:jc w:val="both"/>
      </w:pPr>
      <w:r>
        <w:t>Review</w:t>
      </w:r>
      <w:r w:rsidRPr="00434DD1">
        <w:t xml:space="preserve"> the site, execute the test cases and give your feedback about the design, validations and other issues which you have found. Please, describe at least three of the issues like you are reporting them to a developer in a bug tracking system.</w:t>
      </w:r>
    </w:p>
    <w:p w14:paraId="5083ADD9" w14:textId="6BB34098" w:rsidR="00A8334A" w:rsidRDefault="00A8334A" w:rsidP="00E84132">
      <w:pPr>
        <w:pStyle w:val="RFPNormal"/>
      </w:pPr>
    </w:p>
    <w:p w14:paraId="56C1EA6C" w14:textId="2AFAB88C" w:rsidR="00585CEB" w:rsidRPr="00E84132" w:rsidRDefault="00585CEB" w:rsidP="00585CEB">
      <w:pPr>
        <w:pStyle w:val="RFPHeading1"/>
        <w:numPr>
          <w:ilvl w:val="0"/>
          <w:numId w:val="26"/>
        </w:numPr>
      </w:pPr>
      <w:bookmarkStart w:id="46" w:name="_Toc75604261"/>
      <w:r>
        <w:t>Technical related</w:t>
      </w:r>
      <w:r w:rsidR="00FB4EAA">
        <w:t xml:space="preserve"> Tasks</w:t>
      </w:r>
      <w:bookmarkEnd w:id="46"/>
    </w:p>
    <w:p w14:paraId="069021D9" w14:textId="76BDFF85" w:rsidR="009B6785" w:rsidRDefault="00B42E02" w:rsidP="00B42E02">
      <w:pPr>
        <w:pStyle w:val="RFPHeading2"/>
        <w:numPr>
          <w:ilvl w:val="1"/>
          <w:numId w:val="26"/>
        </w:numPr>
      </w:pPr>
      <w:bookmarkStart w:id="47" w:name="_Toc75604262"/>
      <w:r>
        <w:t>UI Testing</w:t>
      </w:r>
      <w:bookmarkEnd w:id="47"/>
    </w:p>
    <w:p w14:paraId="27EDEBC4" w14:textId="2A2D4854" w:rsidR="003C273B" w:rsidRDefault="00B42E02" w:rsidP="003C273B">
      <w:pPr>
        <w:pStyle w:val="RFPNormal"/>
        <w:jc w:val="both"/>
      </w:pPr>
      <w:r w:rsidRPr="00B42E02">
        <w:t>Select the test cases which you think are good for regression testing from the tasks above and create a test scripts using Selenium WebDriver. Please, specify which programming language, framework, WebDriver version and browser you will use for this type of testing. Please, attach the project/scripts in your reply.</w:t>
      </w:r>
      <w:r w:rsidR="003C273B" w:rsidRPr="003C273B">
        <w:t xml:space="preserve"> </w:t>
      </w:r>
      <w:r w:rsidR="003C273B">
        <w:t xml:space="preserve">If you find </w:t>
      </w:r>
      <w:r w:rsidR="00406754">
        <w:t>something</w:t>
      </w:r>
      <w:r w:rsidR="003C273B">
        <w:t xml:space="preserve">, please describe </w:t>
      </w:r>
      <w:r w:rsidR="00406754">
        <w:t>it</w:t>
      </w:r>
      <w:r w:rsidR="00003C1D">
        <w:t xml:space="preserve"> </w:t>
      </w:r>
      <w:r w:rsidR="003D1D5F">
        <w:t xml:space="preserve">like you are reporting </w:t>
      </w:r>
      <w:r w:rsidR="00003C1D">
        <w:t>an issue</w:t>
      </w:r>
      <w:r w:rsidR="003D1D5F">
        <w:t xml:space="preserve"> in a bug tracking system.</w:t>
      </w:r>
    </w:p>
    <w:p w14:paraId="720094AA" w14:textId="6D7A8AED" w:rsidR="00B42E02" w:rsidRDefault="00B42E02" w:rsidP="00B42E02">
      <w:pPr>
        <w:pStyle w:val="RFPNormal"/>
        <w:jc w:val="both"/>
      </w:pPr>
    </w:p>
    <w:p w14:paraId="659C884B" w14:textId="5FCE4751" w:rsidR="00C45ACD" w:rsidRDefault="00C45ACD" w:rsidP="00C45ACD">
      <w:pPr>
        <w:pStyle w:val="RFPHeading2"/>
        <w:numPr>
          <w:ilvl w:val="1"/>
          <w:numId w:val="26"/>
        </w:numPr>
      </w:pPr>
      <w:bookmarkStart w:id="48" w:name="_Toc75604263"/>
      <w:r>
        <w:t xml:space="preserve">API </w:t>
      </w:r>
      <w:r w:rsidR="00501945">
        <w:t>Testing</w:t>
      </w:r>
      <w:bookmarkEnd w:id="48"/>
    </w:p>
    <w:p w14:paraId="0792C9B1" w14:textId="07E58255" w:rsidR="00501945" w:rsidRDefault="00791B35" w:rsidP="007F2D0B">
      <w:pPr>
        <w:pStyle w:val="RFPNormal"/>
        <w:jc w:val="both"/>
      </w:pPr>
      <w:r>
        <w:lastRenderedPageBreak/>
        <w:t>The system has an API</w:t>
      </w:r>
      <w:r w:rsidR="00683218">
        <w:t xml:space="preserve"> </w:t>
      </w:r>
      <w:r w:rsidR="00063BDA">
        <w:t>underneath for communication with the database.</w:t>
      </w:r>
      <w:r w:rsidR="00C35D31">
        <w:t xml:space="preserve"> Review the </w:t>
      </w:r>
      <w:r w:rsidR="00AF7F3D">
        <w:t xml:space="preserve">existing API and prepare </w:t>
      </w:r>
      <w:r w:rsidR="007F2D0B">
        <w:t>test cases (requests)</w:t>
      </w:r>
      <w:r w:rsidR="005E012C">
        <w:t xml:space="preserve"> using Postman or similar tool for API testing.</w:t>
      </w:r>
      <w:r w:rsidR="009B5EAC">
        <w:t xml:space="preserve"> If you find something, please describe it like you are reporting an issue in a bug tracking system.</w:t>
      </w:r>
    </w:p>
    <w:p w14:paraId="0AC5A44A" w14:textId="5B3C6134" w:rsidR="00E2031A" w:rsidRDefault="00E2031A" w:rsidP="007F2D0B">
      <w:pPr>
        <w:pStyle w:val="RFPNormal"/>
        <w:jc w:val="both"/>
      </w:pPr>
    </w:p>
    <w:p w14:paraId="3669FC2E" w14:textId="435EF4ED" w:rsidR="00E2031A" w:rsidRDefault="00E2031A" w:rsidP="00E2031A">
      <w:pPr>
        <w:pStyle w:val="RFPHeading2"/>
        <w:numPr>
          <w:ilvl w:val="1"/>
          <w:numId w:val="26"/>
        </w:numPr>
      </w:pPr>
      <w:bookmarkStart w:id="49" w:name="_Toc75604264"/>
      <w:r>
        <w:t>Integration testing</w:t>
      </w:r>
      <w:bookmarkEnd w:id="49"/>
    </w:p>
    <w:p w14:paraId="2CE70768" w14:textId="50F6234C" w:rsidR="00E2031A" w:rsidRPr="00E2031A" w:rsidRDefault="00AC1174" w:rsidP="00E2031A">
      <w:pPr>
        <w:pStyle w:val="RFPNormal"/>
      </w:pPr>
      <w:r>
        <w:t>Prepare integration tests within the same solution where our UI tests are located. Select tests from the Postman tests that you prepared, which you think that are more suitable for such type of automation.</w:t>
      </w:r>
    </w:p>
    <w:p w14:paraId="22F8CBFB" w14:textId="56E21751" w:rsidR="007077FE" w:rsidRDefault="007077FE" w:rsidP="007F2D0B">
      <w:pPr>
        <w:pStyle w:val="RFPNormal"/>
        <w:jc w:val="both"/>
      </w:pPr>
    </w:p>
    <w:p w14:paraId="3AA5636E" w14:textId="38BFAF00" w:rsidR="00B75FA4" w:rsidRPr="00501945" w:rsidRDefault="009D2596" w:rsidP="00914F42">
      <w:pPr>
        <w:pStyle w:val="RFPHeading1"/>
        <w:numPr>
          <w:ilvl w:val="0"/>
          <w:numId w:val="26"/>
        </w:numPr>
      </w:pPr>
      <w:bookmarkStart w:id="50" w:name="_Toc75604265"/>
      <w:r>
        <w:t>Environments and credentials</w:t>
      </w:r>
      <w:bookmarkEnd w:id="50"/>
    </w:p>
    <w:p w14:paraId="29473564" w14:textId="2435C508" w:rsidR="00DD4100" w:rsidRDefault="00BA2B8C" w:rsidP="000D71CA">
      <w:pPr>
        <w:pStyle w:val="RFPNormal"/>
        <w:numPr>
          <w:ilvl w:val="0"/>
          <w:numId w:val="29"/>
        </w:numPr>
      </w:pPr>
      <w:r>
        <w:t xml:space="preserve">URL: </w:t>
      </w:r>
      <w:hyperlink r:id="rId31" w:history="1">
        <w:r w:rsidR="00581103" w:rsidRPr="009802E1">
          <w:rPr>
            <w:rStyle w:val="Hyperlink"/>
          </w:rPr>
          <w:t>https://qa-task.immedis.com/</w:t>
        </w:r>
      </w:hyperlink>
    </w:p>
    <w:p w14:paraId="7E98E6B3" w14:textId="098F6A3E" w:rsidR="003E005F" w:rsidRDefault="003E005F" w:rsidP="000D71CA">
      <w:pPr>
        <w:pStyle w:val="RFPNormal"/>
        <w:numPr>
          <w:ilvl w:val="0"/>
          <w:numId w:val="29"/>
        </w:numPr>
      </w:pPr>
      <w:r>
        <w:t>Username: admin</w:t>
      </w:r>
    </w:p>
    <w:p w14:paraId="5DEB7E6D" w14:textId="2639D777" w:rsidR="003E005F" w:rsidRDefault="003E005F" w:rsidP="000D71CA">
      <w:pPr>
        <w:pStyle w:val="RFPNormal"/>
        <w:numPr>
          <w:ilvl w:val="0"/>
          <w:numId w:val="29"/>
        </w:numPr>
      </w:pPr>
      <w:r>
        <w:t>Password: 123456</w:t>
      </w:r>
    </w:p>
    <w:p w14:paraId="6120D2F7" w14:textId="6FC3953F" w:rsidR="007A4288" w:rsidRDefault="007A4288" w:rsidP="002E6AC1">
      <w:pPr>
        <w:pStyle w:val="RFPNormal"/>
        <w:numPr>
          <w:ilvl w:val="0"/>
          <w:numId w:val="29"/>
        </w:numPr>
      </w:pPr>
      <w:r>
        <w:t xml:space="preserve">API Documentation: </w:t>
      </w:r>
      <w:hyperlink r:id="rId32" w:history="1">
        <w:r w:rsidR="003C627F" w:rsidRPr="00ED70C3">
          <w:rPr>
            <w:rStyle w:val="Hyperlink"/>
          </w:rPr>
          <w:t>https://documenter.getpostman.com/view/8102633/SWTHZukf</w:t>
        </w:r>
      </w:hyperlink>
      <w:r w:rsidR="003C627F">
        <w:t xml:space="preserve"> </w:t>
      </w:r>
    </w:p>
    <w:sectPr w:rsidR="007A4288" w:rsidSect="00475B46">
      <w:headerReference w:type="default" r:id="rId33"/>
      <w:pgSz w:w="11906" w:h="16838"/>
      <w:pgMar w:top="1418" w:right="1134" w:bottom="1134" w:left="1134" w:header="708" w:footer="14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Ivan Davidov" w:date="2023-07-01T10:26:00Z" w:initials="ID">
    <w:p w14:paraId="2CD79E36" w14:textId="77777777" w:rsidR="001B4056" w:rsidRDefault="001B4056" w:rsidP="0060117E">
      <w:pPr>
        <w:pStyle w:val="CommentText"/>
      </w:pPr>
      <w:r>
        <w:rPr>
          <w:rStyle w:val="CommentReference"/>
        </w:rPr>
        <w:annotationRef/>
      </w:r>
      <w:r>
        <w:t>The message text is not specified.</w:t>
      </w:r>
    </w:p>
  </w:comment>
  <w:comment w:id="5" w:author="Ivan Davidov" w:date="2023-07-01T12:19:00Z" w:initials="ID">
    <w:p w14:paraId="546B13BB" w14:textId="2102F326" w:rsidR="00396F3D" w:rsidRDefault="00396F3D">
      <w:pPr>
        <w:pStyle w:val="CommentText"/>
      </w:pPr>
      <w:r>
        <w:rPr>
          <w:rStyle w:val="CommentReference"/>
        </w:rPr>
        <w:annotationRef/>
      </w:r>
      <w:r>
        <w:t>It is not specified how the user should provide email (field?) and how he can confirm and send it (button?)</w:t>
      </w:r>
    </w:p>
  </w:comment>
  <w:comment w:id="8" w:author="Ivan Davidov" w:date="2023-07-01T15:02:00Z" w:initials="ID">
    <w:p w14:paraId="11F8572E" w14:textId="3A50F8A1" w:rsidR="0049561C" w:rsidRDefault="0049561C">
      <w:pPr>
        <w:pStyle w:val="CommentText"/>
      </w:pPr>
      <w:r>
        <w:rPr>
          <w:rStyle w:val="CommentReference"/>
        </w:rPr>
        <w:annotationRef/>
      </w:r>
      <w:r>
        <w:t>There is no specification what happens when you click on field for Username (should the text disappears, or not)</w:t>
      </w:r>
    </w:p>
  </w:comment>
  <w:comment w:id="12" w:author="Ivan Davidov" w:date="2023-07-01T10:32:00Z" w:initials="ID">
    <w:p w14:paraId="4B898386" w14:textId="77777777" w:rsidR="001B4056" w:rsidRDefault="001B4056" w:rsidP="001E33E1">
      <w:pPr>
        <w:pStyle w:val="CommentText"/>
      </w:pPr>
      <w:r>
        <w:rPr>
          <w:rStyle w:val="CommentReference"/>
        </w:rPr>
        <w:annotationRef/>
      </w:r>
      <w:r>
        <w:t>It is not specified which user have proper rights to view and modify User module</w:t>
      </w:r>
    </w:p>
  </w:comment>
  <w:comment w:id="14" w:author="Ivan Davidov" w:date="2023-07-01T13:16:00Z" w:initials="ID">
    <w:p w14:paraId="4DBB0094" w14:textId="6B438204" w:rsidR="00400BEC" w:rsidRDefault="00400BEC">
      <w:pPr>
        <w:pStyle w:val="CommentText"/>
      </w:pPr>
      <w:r>
        <w:rPr>
          <w:rStyle w:val="CommentReference"/>
        </w:rPr>
        <w:annotationRef/>
      </w:r>
      <w:r>
        <w:t>There is no specific text for that message</w:t>
      </w:r>
    </w:p>
  </w:comment>
  <w:comment w:id="13" w:author="Ivan Davidov" w:date="2023-07-01T13:12:00Z" w:initials="ID">
    <w:p w14:paraId="6E4C61A4" w14:textId="7408D2CF" w:rsidR="00400BEC" w:rsidRDefault="00400BEC">
      <w:pPr>
        <w:pStyle w:val="CommentText"/>
      </w:pPr>
      <w:r>
        <w:rPr>
          <w:rStyle w:val="CommentReference"/>
        </w:rPr>
        <w:annotationRef/>
      </w:r>
      <w:r>
        <w:t>There is no limitation of the minimum number of symbols</w:t>
      </w:r>
    </w:p>
  </w:comment>
  <w:comment w:id="16" w:author="Ivan Davidov" w:date="2023-07-01T13:48:00Z" w:initials="ID">
    <w:p w14:paraId="0DEE0D3D" w14:textId="2D713F30" w:rsidR="00E06CD7" w:rsidRDefault="00E06CD7">
      <w:pPr>
        <w:pStyle w:val="CommentText"/>
      </w:pPr>
      <w:r>
        <w:rPr>
          <w:rStyle w:val="CommentReference"/>
        </w:rPr>
        <w:annotationRef/>
      </w:r>
      <w:r>
        <w:t>There is not enough information about this new screen</w:t>
      </w:r>
    </w:p>
  </w:comment>
  <w:comment w:id="26" w:author="Ivan Davidov" w:date="2023-07-01T10:36:00Z" w:initials="ID">
    <w:p w14:paraId="3565DAB2" w14:textId="77777777" w:rsidR="001B4056" w:rsidRDefault="001B4056" w:rsidP="0032770B">
      <w:pPr>
        <w:pStyle w:val="CommentText"/>
      </w:pPr>
      <w:r>
        <w:rPr>
          <w:rStyle w:val="CommentReference"/>
        </w:rPr>
        <w:annotationRef/>
      </w:r>
      <w:r>
        <w:t xml:space="preserve">It is not specified which user have proper rights to view and modify </w:t>
      </w:r>
      <w:proofErr w:type="gramStart"/>
      <w:r>
        <w:t>Books</w:t>
      </w:r>
      <w:proofErr w:type="gramEnd"/>
      <w:r>
        <w:t xml:space="preserve"> module</w:t>
      </w:r>
    </w:p>
  </w:comment>
  <w:comment w:id="27" w:author="Ivan Davidov" w:date="2023-07-01T10:39:00Z" w:initials="ID">
    <w:p w14:paraId="546ED424" w14:textId="77777777" w:rsidR="001B4056" w:rsidRDefault="001B4056" w:rsidP="0077338E">
      <w:pPr>
        <w:pStyle w:val="CommentText"/>
      </w:pPr>
      <w:r>
        <w:rPr>
          <w:rStyle w:val="CommentReference"/>
        </w:rPr>
        <w:annotationRef/>
      </w:r>
      <w:r>
        <w:t xml:space="preserve">Since we are on "Books Module" we should not have the opportunity to modify </w:t>
      </w:r>
      <w:proofErr w:type="gramStart"/>
      <w:r>
        <w:t>an</w:t>
      </w:r>
      <w:proofErr w:type="gramEnd"/>
      <w:r>
        <w:t xml:space="preserve"> user</w:t>
      </w:r>
    </w:p>
  </w:comment>
  <w:comment w:id="28" w:author="Ivan Davidov" w:date="2023-07-01T14:33:00Z" w:initials="ID">
    <w:p w14:paraId="24B99E96" w14:textId="77777777" w:rsidR="00A9465C" w:rsidRDefault="00A9465C" w:rsidP="00A9465C">
      <w:pPr>
        <w:pStyle w:val="CommentText"/>
      </w:pPr>
      <w:r>
        <w:rPr>
          <w:rStyle w:val="CommentReference"/>
        </w:rPr>
        <w:annotationRef/>
      </w:r>
      <w:r>
        <w:t>There is no validation for possibility to be entered into mentioned field:</w:t>
      </w:r>
    </w:p>
    <w:p w14:paraId="765CFC77" w14:textId="77777777" w:rsidR="00A9465C" w:rsidRDefault="00A9465C" w:rsidP="00A9465C">
      <w:pPr>
        <w:pStyle w:val="CommentText"/>
      </w:pPr>
    </w:p>
    <w:p w14:paraId="7617E730" w14:textId="0005B77E" w:rsidR="00A9465C" w:rsidRDefault="00A9465C" w:rsidP="00A9465C">
      <w:pPr>
        <w:pStyle w:val="CommentText"/>
      </w:pPr>
      <w:r>
        <w:t>Alphanumeric characters: These include the letters A-Z (in both upper and lower cases) and the numbers 0-9.</w:t>
      </w:r>
    </w:p>
    <w:p w14:paraId="0E0D0351" w14:textId="77777777" w:rsidR="00A9465C" w:rsidRDefault="00A9465C" w:rsidP="00A9465C">
      <w:pPr>
        <w:pStyle w:val="CommentText"/>
      </w:pPr>
    </w:p>
    <w:p w14:paraId="2444FD0A" w14:textId="77777777" w:rsidR="00A9465C" w:rsidRDefault="00A9465C" w:rsidP="00A9465C">
      <w:pPr>
        <w:pStyle w:val="CommentText"/>
      </w:pPr>
      <w:r>
        <w:t xml:space="preserve">Special characters: These include a wide range of symbols and punctuation marks, such </w:t>
      </w:r>
      <w:proofErr w:type="gramStart"/>
      <w:r>
        <w:t>as !</w:t>
      </w:r>
      <w:proofErr w:type="gramEnd"/>
      <w:r>
        <w:t>, @, #, $, %, ^, &amp;, *, (, ), -, _, =, +, [, {, ], }, \, |, ;, :, ', ", ,, &lt;, ., &gt;, /, ?, and the space character.</w:t>
      </w:r>
    </w:p>
    <w:p w14:paraId="05AC2E78" w14:textId="77777777" w:rsidR="00A9465C" w:rsidRDefault="00A9465C" w:rsidP="00A9465C">
      <w:pPr>
        <w:pStyle w:val="CommentText"/>
      </w:pPr>
    </w:p>
    <w:p w14:paraId="397F7029" w14:textId="77777777" w:rsidR="00A9465C" w:rsidRDefault="00A9465C" w:rsidP="00A9465C">
      <w:pPr>
        <w:pStyle w:val="CommentText"/>
      </w:pPr>
      <w:r>
        <w:t>Whitespace characters: Besides the standard space character, these can include tab characters (\t), newline characters (\n), and carriage return characters (\r).</w:t>
      </w:r>
    </w:p>
    <w:p w14:paraId="68FEA212" w14:textId="77777777" w:rsidR="00A9465C" w:rsidRDefault="00A9465C" w:rsidP="00A9465C">
      <w:pPr>
        <w:pStyle w:val="CommentText"/>
      </w:pPr>
    </w:p>
    <w:p w14:paraId="0B9C69D4" w14:textId="77777777" w:rsidR="00A9465C" w:rsidRDefault="00A9465C" w:rsidP="00A9465C">
      <w:pPr>
        <w:pStyle w:val="CommentText"/>
      </w:pPr>
      <w:r>
        <w:t>Control characters: These are non-printing characters that are used to control devices (like printers) that make use of ASCII. These include characters like null (\0), bell (\a), backspace (\b), form feed (\f), and others.</w:t>
      </w:r>
    </w:p>
    <w:p w14:paraId="0A94A2F7" w14:textId="77777777" w:rsidR="00A9465C" w:rsidRDefault="00A9465C" w:rsidP="00A9465C">
      <w:pPr>
        <w:pStyle w:val="CommentText"/>
      </w:pPr>
    </w:p>
    <w:p w14:paraId="7EE16516" w14:textId="033C9302" w:rsidR="00A9465C" w:rsidRDefault="00A9465C" w:rsidP="00A9465C">
      <w:pPr>
        <w:pStyle w:val="CommentText"/>
      </w:pPr>
      <w:r>
        <w:t>Unicode characters: These include a vast array of characters from scripts around the world, emoji, and many other symbols.</w:t>
      </w:r>
    </w:p>
  </w:comment>
  <w:comment w:id="29" w:author="Ivan Davidov" w:date="2023-07-01T10:47:00Z" w:initials="ID">
    <w:p w14:paraId="3425EBA7" w14:textId="77777777" w:rsidR="007B41F0" w:rsidRDefault="007B41F0" w:rsidP="00BD4C90">
      <w:pPr>
        <w:pStyle w:val="CommentText"/>
      </w:pPr>
      <w:r>
        <w:rPr>
          <w:rStyle w:val="CommentReference"/>
        </w:rPr>
        <w:annotationRef/>
      </w:r>
      <w:r>
        <w:t>Validation of quantity is not provided</w:t>
      </w:r>
    </w:p>
  </w:comment>
  <w:comment w:id="34" w:author="Ivan Davidov" w:date="2023-07-01T10:46:00Z" w:initials="ID">
    <w:p w14:paraId="3C3745BF" w14:textId="58C7BE62" w:rsidR="007B41F0" w:rsidRDefault="007B41F0" w:rsidP="00337C3A">
      <w:pPr>
        <w:pStyle w:val="CommentText"/>
      </w:pPr>
      <w:r>
        <w:rPr>
          <w:rStyle w:val="CommentReference"/>
        </w:rPr>
        <w:annotationRef/>
      </w:r>
      <w:r>
        <w:t>We have only specification about the length of the name, author and genre</w:t>
      </w:r>
    </w:p>
  </w:comment>
  <w:comment w:id="37" w:author="Ivan Davidov" w:date="2023-07-01T10:48:00Z" w:initials="ID">
    <w:p w14:paraId="0684AB89" w14:textId="77777777" w:rsidR="007B41F0" w:rsidRDefault="007B41F0" w:rsidP="00EE0A28">
      <w:pPr>
        <w:pStyle w:val="CommentText"/>
      </w:pPr>
      <w:r>
        <w:rPr>
          <w:rStyle w:val="CommentReference"/>
        </w:rPr>
        <w:annotationRef/>
      </w:r>
      <w:r>
        <w:t>It is not specified which user have proper rights to view and modify Get a Book module</w:t>
      </w:r>
    </w:p>
  </w:comment>
  <w:comment w:id="38" w:author="Ivan Davidov" w:date="2023-07-01T10:50:00Z" w:initials="ID">
    <w:p w14:paraId="5C27F654" w14:textId="77777777" w:rsidR="007B41F0" w:rsidRDefault="007B41F0" w:rsidP="00BF0E03">
      <w:pPr>
        <w:pStyle w:val="CommentText"/>
      </w:pPr>
      <w:r>
        <w:rPr>
          <w:rStyle w:val="CommentReference"/>
        </w:rPr>
        <w:annotationRef/>
      </w:r>
      <w:r>
        <w:t>Is "reserving" a new functionality or it has to be "taken"</w:t>
      </w:r>
    </w:p>
  </w:comment>
  <w:comment w:id="39" w:author="Ivan Davidov" w:date="2023-07-01T16:26:00Z" w:initials="ID">
    <w:p w14:paraId="13C67D36" w14:textId="2E86CC4B" w:rsidR="00980C64" w:rsidRDefault="00980C64">
      <w:pPr>
        <w:pStyle w:val="CommentText"/>
      </w:pPr>
      <w:r>
        <w:rPr>
          <w:rStyle w:val="CommentReference"/>
        </w:rPr>
        <w:annotationRef/>
      </w:r>
      <w:r>
        <w:t>Date format is not clearly specified. 01/01 is always the same, but 31.01 and 01.31 are not.</w:t>
      </w:r>
    </w:p>
  </w:comment>
  <w:comment w:id="40" w:author="Ivan Davidov" w:date="2023-07-01T10:53:00Z" w:initials="ID">
    <w:p w14:paraId="09F5AB10" w14:textId="77777777" w:rsidR="00865DFD" w:rsidRDefault="00865DFD" w:rsidP="003E0E32">
      <w:pPr>
        <w:pStyle w:val="CommentText"/>
      </w:pPr>
      <w:r>
        <w:rPr>
          <w:rStyle w:val="CommentReference"/>
        </w:rPr>
        <w:annotationRef/>
      </w:r>
      <w:r>
        <w:t>The provided Mock-up doesn't contain "Data Taken"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D79E36" w15:done="0"/>
  <w15:commentEx w15:paraId="546B13BB" w15:done="0"/>
  <w15:commentEx w15:paraId="11F8572E" w15:done="0"/>
  <w15:commentEx w15:paraId="4B898386" w15:done="0"/>
  <w15:commentEx w15:paraId="4DBB0094" w15:done="0"/>
  <w15:commentEx w15:paraId="6E4C61A4" w15:done="0"/>
  <w15:commentEx w15:paraId="0DEE0D3D" w15:done="0"/>
  <w15:commentEx w15:paraId="3565DAB2" w15:done="0"/>
  <w15:commentEx w15:paraId="546ED424" w15:done="0"/>
  <w15:commentEx w15:paraId="7EE16516" w15:done="0"/>
  <w15:commentEx w15:paraId="3425EBA7" w15:done="0"/>
  <w15:commentEx w15:paraId="3C3745BF" w15:done="0"/>
  <w15:commentEx w15:paraId="0684AB89" w15:done="0"/>
  <w15:commentEx w15:paraId="5C27F654" w15:done="0"/>
  <w15:commentEx w15:paraId="13C67D36" w15:done="0"/>
  <w15:commentEx w15:paraId="09F5AB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A7DEE" w16cex:dateUtc="2023-07-01T07:26:00Z"/>
  <w16cex:commentExtensible w16cex:durableId="284A9855" w16cex:dateUtc="2023-07-01T09:19:00Z"/>
  <w16cex:commentExtensible w16cex:durableId="284ABE6E" w16cex:dateUtc="2023-07-01T12:02:00Z"/>
  <w16cex:commentExtensible w16cex:durableId="284A7F5A" w16cex:dateUtc="2023-07-01T07:32:00Z"/>
  <w16cex:commentExtensible w16cex:durableId="284AA59B" w16cex:dateUtc="2023-07-01T10:16:00Z"/>
  <w16cex:commentExtensible w16cex:durableId="284AA4AC" w16cex:dateUtc="2023-07-01T10:12:00Z"/>
  <w16cex:commentExtensible w16cex:durableId="284AAD3A" w16cex:dateUtc="2023-07-01T10:48:00Z"/>
  <w16cex:commentExtensible w16cex:durableId="284A8047" w16cex:dateUtc="2023-07-01T07:36:00Z"/>
  <w16cex:commentExtensible w16cex:durableId="284A80F4" w16cex:dateUtc="2023-07-01T07:39:00Z"/>
  <w16cex:commentExtensible w16cex:durableId="284AB7CF" w16cex:dateUtc="2023-07-01T11:33:00Z"/>
  <w16cex:commentExtensible w16cex:durableId="284A82AA" w16cex:dateUtc="2023-07-01T07:47:00Z"/>
  <w16cex:commentExtensible w16cex:durableId="284A826E" w16cex:dateUtc="2023-07-01T07:46:00Z"/>
  <w16cex:commentExtensible w16cex:durableId="284A831A" w16cex:dateUtc="2023-07-01T07:48:00Z"/>
  <w16cex:commentExtensible w16cex:durableId="284A838E" w16cex:dateUtc="2023-07-01T07:50:00Z"/>
  <w16cex:commentExtensible w16cex:durableId="284AD22B" w16cex:dateUtc="2023-07-01T13:26:00Z"/>
  <w16cex:commentExtensible w16cex:durableId="284A8438" w16cex:dateUtc="2023-07-01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D79E36" w16cid:durableId="284A7DEE"/>
  <w16cid:commentId w16cid:paraId="546B13BB" w16cid:durableId="284A9855"/>
  <w16cid:commentId w16cid:paraId="11F8572E" w16cid:durableId="284ABE6E"/>
  <w16cid:commentId w16cid:paraId="4B898386" w16cid:durableId="284A7F5A"/>
  <w16cid:commentId w16cid:paraId="4DBB0094" w16cid:durableId="284AA59B"/>
  <w16cid:commentId w16cid:paraId="6E4C61A4" w16cid:durableId="284AA4AC"/>
  <w16cid:commentId w16cid:paraId="0DEE0D3D" w16cid:durableId="284AAD3A"/>
  <w16cid:commentId w16cid:paraId="3565DAB2" w16cid:durableId="284A8047"/>
  <w16cid:commentId w16cid:paraId="546ED424" w16cid:durableId="284A80F4"/>
  <w16cid:commentId w16cid:paraId="7EE16516" w16cid:durableId="284AB7CF"/>
  <w16cid:commentId w16cid:paraId="3425EBA7" w16cid:durableId="284A82AA"/>
  <w16cid:commentId w16cid:paraId="3C3745BF" w16cid:durableId="284A826E"/>
  <w16cid:commentId w16cid:paraId="0684AB89" w16cid:durableId="284A831A"/>
  <w16cid:commentId w16cid:paraId="5C27F654" w16cid:durableId="284A838E"/>
  <w16cid:commentId w16cid:paraId="13C67D36" w16cid:durableId="284AD22B"/>
  <w16cid:commentId w16cid:paraId="09F5AB10" w16cid:durableId="284A84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FADAD" w14:textId="77777777" w:rsidR="000D11A7" w:rsidRDefault="000D11A7" w:rsidP="00DD4100">
      <w:pPr>
        <w:spacing w:after="0" w:line="240" w:lineRule="auto"/>
      </w:pPr>
      <w:r>
        <w:separator/>
      </w:r>
    </w:p>
  </w:endnote>
  <w:endnote w:type="continuationSeparator" w:id="0">
    <w:p w14:paraId="0291AAEE" w14:textId="77777777" w:rsidR="000D11A7" w:rsidRDefault="000D11A7" w:rsidP="00DD4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268"/>
      <w:gridCol w:w="3548"/>
    </w:tblGrid>
    <w:tr w:rsidR="00B75FA4" w:rsidRPr="0021710D" w14:paraId="417DA4DC" w14:textId="77777777" w:rsidTr="00B75FA4">
      <w:tc>
        <w:tcPr>
          <w:tcW w:w="3823" w:type="dxa"/>
        </w:tcPr>
        <w:p w14:paraId="31AC755F" w14:textId="77777777" w:rsidR="00B75FA4" w:rsidRPr="0021710D" w:rsidRDefault="00B75FA4" w:rsidP="00FD5824">
          <w:pPr>
            <w:pStyle w:val="Footer"/>
            <w:rPr>
              <w:rFonts w:cstheme="minorHAnsi"/>
              <w:color w:val="808080" w:themeColor="background1" w:themeShade="80"/>
              <w:szCs w:val="14"/>
            </w:rPr>
          </w:pPr>
          <w:r w:rsidRPr="0021710D">
            <w:rPr>
              <w:rFonts w:cstheme="minorHAnsi"/>
              <w:color w:val="808080" w:themeColor="background1" w:themeShade="80"/>
              <w:szCs w:val="14"/>
            </w:rPr>
            <w:t xml:space="preserve">© Copyright </w:t>
          </w:r>
          <w:proofErr w:type="spellStart"/>
          <w:r w:rsidRPr="0021710D">
            <w:rPr>
              <w:rFonts w:cstheme="minorHAnsi"/>
              <w:color w:val="808080" w:themeColor="background1" w:themeShade="80"/>
              <w:szCs w:val="14"/>
            </w:rPr>
            <w:t>Immedis</w:t>
          </w:r>
          <w:proofErr w:type="spellEnd"/>
          <w:r w:rsidRPr="0021710D">
            <w:rPr>
              <w:rFonts w:cstheme="minorHAnsi"/>
              <w:color w:val="808080" w:themeColor="background1" w:themeShade="80"/>
              <w:szCs w:val="14"/>
            </w:rPr>
            <w:t xml:space="preserve"> 2019.  Commercial in Confidence.</w:t>
          </w:r>
        </w:p>
      </w:tc>
      <w:tc>
        <w:tcPr>
          <w:tcW w:w="2268" w:type="dxa"/>
        </w:tcPr>
        <w:p w14:paraId="401F8D89" w14:textId="77777777" w:rsidR="00B75FA4" w:rsidRPr="0021710D" w:rsidRDefault="00B75FA4" w:rsidP="00FD5824">
          <w:pPr>
            <w:pStyle w:val="Footer"/>
            <w:jc w:val="center"/>
            <w:rPr>
              <w:rFonts w:cstheme="minorHAnsi"/>
              <w:color w:val="808080" w:themeColor="background1" w:themeShade="80"/>
              <w:szCs w:val="14"/>
            </w:rPr>
          </w:pPr>
          <w:r w:rsidRPr="0021710D">
            <w:rPr>
              <w:rFonts w:cstheme="minorHAnsi"/>
              <w:color w:val="808080" w:themeColor="background1" w:themeShade="80"/>
              <w:szCs w:val="14"/>
            </w:rPr>
            <w:fldChar w:fldCharType="begin"/>
          </w:r>
          <w:r w:rsidRPr="0021710D">
            <w:rPr>
              <w:rFonts w:cstheme="minorHAnsi"/>
              <w:color w:val="808080" w:themeColor="background1" w:themeShade="80"/>
              <w:szCs w:val="14"/>
            </w:rPr>
            <w:instrText xml:space="preserve"> PAGE  \* Arabic  \* MERGEFORMAT </w:instrText>
          </w:r>
          <w:r w:rsidRPr="0021710D">
            <w:rPr>
              <w:rFonts w:cstheme="minorHAnsi"/>
              <w:color w:val="808080" w:themeColor="background1" w:themeShade="80"/>
              <w:szCs w:val="14"/>
            </w:rPr>
            <w:fldChar w:fldCharType="separate"/>
          </w:r>
          <w:r>
            <w:rPr>
              <w:rFonts w:cstheme="minorHAnsi"/>
              <w:color w:val="808080" w:themeColor="background1" w:themeShade="80"/>
              <w:szCs w:val="14"/>
            </w:rPr>
            <w:t>2</w:t>
          </w:r>
          <w:r w:rsidRPr="0021710D">
            <w:rPr>
              <w:rFonts w:cstheme="minorHAnsi"/>
              <w:color w:val="808080" w:themeColor="background1" w:themeShade="80"/>
              <w:szCs w:val="14"/>
            </w:rPr>
            <w:fldChar w:fldCharType="end"/>
          </w:r>
        </w:p>
      </w:tc>
      <w:tc>
        <w:tcPr>
          <w:tcW w:w="3548" w:type="dxa"/>
        </w:tcPr>
        <w:p w14:paraId="15859A50" w14:textId="77777777" w:rsidR="00B75FA4" w:rsidRPr="0021710D" w:rsidRDefault="00B75FA4" w:rsidP="00FD5824">
          <w:pPr>
            <w:pStyle w:val="Footer"/>
            <w:jc w:val="right"/>
            <w:rPr>
              <w:rFonts w:cstheme="minorHAnsi"/>
              <w:color w:val="808080" w:themeColor="background1" w:themeShade="80"/>
              <w:szCs w:val="14"/>
            </w:rPr>
          </w:pPr>
        </w:p>
      </w:tc>
    </w:tr>
  </w:tbl>
  <w:p w14:paraId="0C2A75CD" w14:textId="59FC5EA0" w:rsidR="00B75FA4" w:rsidRPr="00885F62" w:rsidRDefault="00B75FA4" w:rsidP="00FD5824">
    <w:pPr>
      <w:pStyle w:val="Footer"/>
      <w:rPr>
        <w:rFonts w:cstheme="minorHAnsi"/>
        <w:color w:val="A6A6A6" w:themeColor="background1" w:themeShade="A6"/>
        <w:sz w:val="2"/>
        <w:szCs w:val="2"/>
      </w:rPr>
    </w:pPr>
    <w:r>
      <w:rPr>
        <w:noProof/>
      </w:rPr>
      <w:drawing>
        <wp:anchor distT="0" distB="0" distL="114300" distR="114300" simplePos="0" relativeHeight="251663360" behindDoc="0" locked="0" layoutInCell="1" allowOverlap="1" wp14:anchorId="78059BCC" wp14:editId="2805A1B6">
          <wp:simplePos x="0" y="0"/>
          <wp:positionH relativeFrom="margin">
            <wp:align>right</wp:align>
          </wp:positionH>
          <wp:positionV relativeFrom="paragraph">
            <wp:posOffset>-301279</wp:posOffset>
          </wp:positionV>
          <wp:extent cx="767581" cy="33866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d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581" cy="338667"/>
                  </a:xfrm>
                  <a:prstGeom prst="rect">
                    <a:avLst/>
                  </a:prstGeom>
                </pic:spPr>
              </pic:pic>
            </a:graphicData>
          </a:graphic>
        </wp:anchor>
      </w:drawing>
    </w:r>
    <w:r>
      <w:rPr>
        <w:noProof/>
      </w:rPr>
      <w:drawing>
        <wp:anchor distT="0" distB="0" distL="114300" distR="114300" simplePos="0" relativeHeight="251662336" behindDoc="1" locked="0" layoutInCell="1" allowOverlap="1" wp14:anchorId="53F5DFD6" wp14:editId="376E1E26">
          <wp:simplePos x="0" y="0"/>
          <wp:positionH relativeFrom="page">
            <wp:align>left</wp:align>
          </wp:positionH>
          <wp:positionV relativeFrom="paragraph">
            <wp:posOffset>-860021</wp:posOffset>
          </wp:positionV>
          <wp:extent cx="7574280" cy="959056"/>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urve-BG3.jpg"/>
                  <pic:cNvPicPr/>
                </pic:nvPicPr>
                <pic:blipFill rotWithShape="1">
                  <a:blip r:embed="rId2">
                    <a:extLst>
                      <a:ext uri="{28A0092B-C50C-407E-A947-70E740481C1C}">
                        <a14:useLocalDpi xmlns:a14="http://schemas.microsoft.com/office/drawing/2010/main" val="0"/>
                      </a:ext>
                    </a:extLst>
                  </a:blip>
                  <a:srcRect t="86026" b="1"/>
                  <a:stretch/>
                </pic:blipFill>
                <pic:spPr bwMode="auto">
                  <a:xfrm>
                    <a:off x="0" y="0"/>
                    <a:ext cx="7574280" cy="959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A8DB9" w14:textId="77777777" w:rsidR="000D11A7" w:rsidRDefault="000D11A7" w:rsidP="00DD4100">
      <w:pPr>
        <w:spacing w:after="0" w:line="240" w:lineRule="auto"/>
      </w:pPr>
      <w:r>
        <w:separator/>
      </w:r>
    </w:p>
  </w:footnote>
  <w:footnote w:type="continuationSeparator" w:id="0">
    <w:p w14:paraId="73DC9E2B" w14:textId="77777777" w:rsidR="000D11A7" w:rsidRDefault="000D11A7" w:rsidP="00DD4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59" w:type="dxa"/>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251"/>
    </w:tblGrid>
    <w:tr w:rsidR="00B75FA4" w:rsidRPr="00885F62" w14:paraId="38D2561B" w14:textId="77777777" w:rsidTr="00896DEF">
      <w:tc>
        <w:tcPr>
          <w:tcW w:w="7508" w:type="dxa"/>
          <w:vAlign w:val="center"/>
        </w:tcPr>
        <w:p w14:paraId="29F95E42" w14:textId="700436E3" w:rsidR="00A60340" w:rsidRPr="00885F62" w:rsidRDefault="00A60340" w:rsidP="006D73E7">
          <w:pPr>
            <w:pStyle w:val="Header"/>
            <w:rPr>
              <w:rFonts w:cs="Calibri"/>
              <w:b/>
              <w:sz w:val="14"/>
              <w:szCs w:val="14"/>
            </w:rPr>
          </w:pPr>
          <w:proofErr w:type="spellStart"/>
          <w:r>
            <w:rPr>
              <w:rFonts w:cs="Calibri"/>
              <w:b/>
              <w:sz w:val="14"/>
              <w:szCs w:val="14"/>
            </w:rPr>
            <w:t>Immedis</w:t>
          </w:r>
          <w:proofErr w:type="spellEnd"/>
          <w:r>
            <w:rPr>
              <w:rFonts w:cs="Calibri"/>
              <w:b/>
              <w:sz w:val="14"/>
              <w:szCs w:val="14"/>
            </w:rPr>
            <w:t xml:space="preserve"> QA Assignment</w:t>
          </w:r>
        </w:p>
        <w:p w14:paraId="3F901199" w14:textId="77777777" w:rsidR="00B75FA4" w:rsidRPr="00885F62" w:rsidRDefault="00B75FA4" w:rsidP="009A6EF3">
          <w:pPr>
            <w:pStyle w:val="Header"/>
            <w:rPr>
              <w:rFonts w:cs="Calibri"/>
              <w:sz w:val="14"/>
              <w:szCs w:val="14"/>
            </w:rPr>
          </w:pPr>
          <w:r>
            <w:rPr>
              <w:rFonts w:cs="Calibri"/>
              <w:sz w:val="14"/>
              <w:szCs w:val="14"/>
            </w:rPr>
            <w:t>Confidentiality / Disclaimer</w:t>
          </w:r>
        </w:p>
      </w:tc>
      <w:tc>
        <w:tcPr>
          <w:tcW w:w="2251" w:type="dxa"/>
          <w:vAlign w:val="center"/>
        </w:tcPr>
        <w:p w14:paraId="14FFEA75" w14:textId="7B02AC12" w:rsidR="00B75FA4" w:rsidRPr="00885F62" w:rsidRDefault="00B75FA4" w:rsidP="009A6EF3">
          <w:pPr>
            <w:pStyle w:val="Header"/>
            <w:jc w:val="right"/>
            <w:rPr>
              <w:rFonts w:cs="Calibri"/>
              <w:b/>
              <w:sz w:val="14"/>
              <w:szCs w:val="14"/>
            </w:rPr>
          </w:pPr>
        </w:p>
      </w:tc>
    </w:tr>
  </w:tbl>
  <w:p w14:paraId="783E2E36" w14:textId="77777777" w:rsidR="00B75FA4" w:rsidRPr="00885F62" w:rsidRDefault="00B75FA4" w:rsidP="009A6EF3">
    <w:pPr>
      <w:pStyle w:val="Header"/>
      <w:rPr>
        <w:rFonts w:cs="Calibri"/>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59" w:type="dxa"/>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251"/>
    </w:tblGrid>
    <w:tr w:rsidR="00B75FA4" w:rsidRPr="00885F62" w14:paraId="4BFC7AB2" w14:textId="77777777" w:rsidTr="00896DEF">
      <w:tc>
        <w:tcPr>
          <w:tcW w:w="7508" w:type="dxa"/>
          <w:vAlign w:val="center"/>
        </w:tcPr>
        <w:p w14:paraId="550A8C9E" w14:textId="3D4FE056" w:rsidR="00B75FA4" w:rsidRPr="00885F62" w:rsidRDefault="00A60340" w:rsidP="009A6EF3">
          <w:pPr>
            <w:pStyle w:val="Header"/>
            <w:rPr>
              <w:rFonts w:cs="Calibri"/>
              <w:b/>
              <w:sz w:val="14"/>
              <w:szCs w:val="14"/>
            </w:rPr>
          </w:pPr>
          <w:proofErr w:type="spellStart"/>
          <w:r>
            <w:rPr>
              <w:rFonts w:cs="Calibri"/>
              <w:b/>
              <w:sz w:val="14"/>
              <w:szCs w:val="14"/>
            </w:rPr>
            <w:t>Immedis</w:t>
          </w:r>
          <w:proofErr w:type="spellEnd"/>
          <w:r>
            <w:rPr>
              <w:rFonts w:cs="Calibri"/>
              <w:b/>
              <w:sz w:val="14"/>
              <w:szCs w:val="14"/>
            </w:rPr>
            <w:t xml:space="preserve"> QA Assignment</w:t>
          </w:r>
        </w:p>
        <w:p w14:paraId="56F0DE0A" w14:textId="79C13C3D" w:rsidR="00B75FA4" w:rsidRPr="00885F62" w:rsidRDefault="00B75FA4" w:rsidP="009A6EF3">
          <w:pPr>
            <w:pStyle w:val="Header"/>
            <w:rPr>
              <w:rFonts w:cs="Calibri"/>
              <w:sz w:val="14"/>
              <w:szCs w:val="14"/>
            </w:rPr>
          </w:pPr>
          <w:r>
            <w:rPr>
              <w:rFonts w:cs="Calibri"/>
              <w:sz w:val="14"/>
              <w:szCs w:val="14"/>
            </w:rPr>
            <w:t>Table of Contents</w:t>
          </w:r>
        </w:p>
      </w:tc>
      <w:tc>
        <w:tcPr>
          <w:tcW w:w="2251" w:type="dxa"/>
          <w:vAlign w:val="center"/>
        </w:tcPr>
        <w:p w14:paraId="71830FA7" w14:textId="0530EE7E" w:rsidR="00B75FA4" w:rsidRPr="00885F62" w:rsidRDefault="00B75FA4" w:rsidP="009A6EF3">
          <w:pPr>
            <w:pStyle w:val="Header"/>
            <w:jc w:val="right"/>
            <w:rPr>
              <w:rFonts w:cs="Calibri"/>
              <w:b/>
              <w:sz w:val="14"/>
              <w:szCs w:val="14"/>
            </w:rPr>
          </w:pPr>
        </w:p>
      </w:tc>
    </w:tr>
  </w:tbl>
  <w:p w14:paraId="2FFBD06A" w14:textId="77777777" w:rsidR="00B75FA4" w:rsidRPr="00885F62" w:rsidRDefault="00B75FA4" w:rsidP="009A6EF3">
    <w:pPr>
      <w:pStyle w:val="Header"/>
      <w:rPr>
        <w:rFonts w:cs="Calibri"/>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59" w:type="dxa"/>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251"/>
    </w:tblGrid>
    <w:tr w:rsidR="00B75FA4" w:rsidRPr="00885F62" w14:paraId="76CE9E9F" w14:textId="77777777" w:rsidTr="00896DEF">
      <w:tc>
        <w:tcPr>
          <w:tcW w:w="7508" w:type="dxa"/>
          <w:vAlign w:val="center"/>
        </w:tcPr>
        <w:p w14:paraId="521F6B5A" w14:textId="77777777" w:rsidR="00A60340" w:rsidRPr="00885F62" w:rsidRDefault="00A60340" w:rsidP="00A60340">
          <w:pPr>
            <w:pStyle w:val="Header"/>
            <w:rPr>
              <w:rFonts w:cs="Calibri"/>
              <w:b/>
              <w:sz w:val="14"/>
              <w:szCs w:val="14"/>
            </w:rPr>
          </w:pPr>
          <w:proofErr w:type="spellStart"/>
          <w:r>
            <w:rPr>
              <w:rFonts w:cs="Calibri"/>
              <w:b/>
              <w:sz w:val="14"/>
              <w:szCs w:val="14"/>
            </w:rPr>
            <w:t>Immedis</w:t>
          </w:r>
          <w:proofErr w:type="spellEnd"/>
          <w:r>
            <w:rPr>
              <w:rFonts w:cs="Calibri"/>
              <w:b/>
              <w:sz w:val="14"/>
              <w:szCs w:val="14"/>
            </w:rPr>
            <w:t xml:space="preserve"> QA Assignment</w:t>
          </w:r>
        </w:p>
        <w:p w14:paraId="42C8E638" w14:textId="0F1BE486" w:rsidR="00B75FA4" w:rsidRPr="00885F62" w:rsidRDefault="00B75FA4" w:rsidP="009A6EF3">
          <w:pPr>
            <w:pStyle w:val="Header"/>
            <w:rPr>
              <w:rFonts w:cs="Calibri"/>
              <w:sz w:val="14"/>
              <w:szCs w:val="14"/>
            </w:rPr>
          </w:pPr>
          <w:r>
            <w:rPr>
              <w:rFonts w:cs="Calibri"/>
              <w:sz w:val="14"/>
              <w:szCs w:val="14"/>
            </w:rPr>
            <w:t>Project Description</w:t>
          </w:r>
        </w:p>
      </w:tc>
      <w:tc>
        <w:tcPr>
          <w:tcW w:w="2251" w:type="dxa"/>
          <w:vAlign w:val="center"/>
        </w:tcPr>
        <w:p w14:paraId="3034DB52" w14:textId="08DBD5CD" w:rsidR="00B75FA4" w:rsidRPr="00885F62" w:rsidRDefault="00B75FA4" w:rsidP="009A6EF3">
          <w:pPr>
            <w:pStyle w:val="Header"/>
            <w:jc w:val="right"/>
            <w:rPr>
              <w:rFonts w:cs="Calibri"/>
              <w:b/>
              <w:sz w:val="14"/>
              <w:szCs w:val="14"/>
            </w:rPr>
          </w:pPr>
        </w:p>
      </w:tc>
    </w:tr>
  </w:tbl>
  <w:p w14:paraId="6FA81EB0" w14:textId="77777777" w:rsidR="00B75FA4" w:rsidRPr="00885F62" w:rsidRDefault="00B75FA4" w:rsidP="009A6EF3">
    <w:pPr>
      <w:pStyle w:val="Header"/>
      <w:rPr>
        <w:rFonts w:cs="Calibri"/>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C2804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C7A8C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CACD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66D7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3E81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AE3A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9A33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1C7A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CCC1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97465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8FE5527"/>
    <w:multiLevelType w:val="hybridMultilevel"/>
    <w:tmpl w:val="91341ECA"/>
    <w:lvl w:ilvl="0" w:tplc="7DD86BEC">
      <w:start w:val="1"/>
      <w:numFmt w:val="bullet"/>
      <w:pStyle w:val="RFPBullet1"/>
      <w:lvlText w:val=""/>
      <w:lvlJc w:val="left"/>
      <w:pPr>
        <w:ind w:left="36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0584E89"/>
    <w:multiLevelType w:val="hybridMultilevel"/>
    <w:tmpl w:val="8C588B7C"/>
    <w:lvl w:ilvl="0" w:tplc="5BC65412">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E342B4"/>
    <w:multiLevelType w:val="hybridMultilevel"/>
    <w:tmpl w:val="801AEFD2"/>
    <w:lvl w:ilvl="0" w:tplc="5BC65412">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4F4048"/>
    <w:multiLevelType w:val="hybridMultilevel"/>
    <w:tmpl w:val="3EE8C3EC"/>
    <w:lvl w:ilvl="0" w:tplc="E4CE49F2">
      <w:start w:val="1"/>
      <w:numFmt w:val="bullet"/>
      <w:pStyle w:val="RFPBullet2"/>
      <w:lvlText w:val=""/>
      <w:lvlJc w:val="left"/>
      <w:pPr>
        <w:ind w:left="1077" w:hanging="360"/>
      </w:pPr>
      <w:rPr>
        <w:rFonts w:ascii="Symbol" w:hAnsi="Symbol" w:hint="default"/>
      </w:rPr>
    </w:lvl>
    <w:lvl w:ilvl="1" w:tplc="18090003" w:tentative="1">
      <w:start w:val="1"/>
      <w:numFmt w:val="bullet"/>
      <w:lvlText w:val="o"/>
      <w:lvlJc w:val="left"/>
      <w:pPr>
        <w:ind w:left="1797" w:hanging="360"/>
      </w:pPr>
      <w:rPr>
        <w:rFonts w:ascii="Courier New" w:hAnsi="Courier New" w:cs="Courier New" w:hint="default"/>
      </w:rPr>
    </w:lvl>
    <w:lvl w:ilvl="2" w:tplc="18090005" w:tentative="1">
      <w:start w:val="1"/>
      <w:numFmt w:val="bullet"/>
      <w:lvlText w:val=""/>
      <w:lvlJc w:val="left"/>
      <w:pPr>
        <w:ind w:left="2517" w:hanging="360"/>
      </w:pPr>
      <w:rPr>
        <w:rFonts w:ascii="Wingdings" w:hAnsi="Wingdings" w:hint="default"/>
      </w:rPr>
    </w:lvl>
    <w:lvl w:ilvl="3" w:tplc="18090001" w:tentative="1">
      <w:start w:val="1"/>
      <w:numFmt w:val="bullet"/>
      <w:lvlText w:val=""/>
      <w:lvlJc w:val="left"/>
      <w:pPr>
        <w:ind w:left="3237" w:hanging="360"/>
      </w:pPr>
      <w:rPr>
        <w:rFonts w:ascii="Symbol" w:hAnsi="Symbol" w:hint="default"/>
      </w:rPr>
    </w:lvl>
    <w:lvl w:ilvl="4" w:tplc="18090003" w:tentative="1">
      <w:start w:val="1"/>
      <w:numFmt w:val="bullet"/>
      <w:lvlText w:val="o"/>
      <w:lvlJc w:val="left"/>
      <w:pPr>
        <w:ind w:left="3957" w:hanging="360"/>
      </w:pPr>
      <w:rPr>
        <w:rFonts w:ascii="Courier New" w:hAnsi="Courier New" w:cs="Courier New" w:hint="default"/>
      </w:rPr>
    </w:lvl>
    <w:lvl w:ilvl="5" w:tplc="18090005" w:tentative="1">
      <w:start w:val="1"/>
      <w:numFmt w:val="bullet"/>
      <w:lvlText w:val=""/>
      <w:lvlJc w:val="left"/>
      <w:pPr>
        <w:ind w:left="4677" w:hanging="360"/>
      </w:pPr>
      <w:rPr>
        <w:rFonts w:ascii="Wingdings" w:hAnsi="Wingdings" w:hint="default"/>
      </w:rPr>
    </w:lvl>
    <w:lvl w:ilvl="6" w:tplc="18090001" w:tentative="1">
      <w:start w:val="1"/>
      <w:numFmt w:val="bullet"/>
      <w:lvlText w:val=""/>
      <w:lvlJc w:val="left"/>
      <w:pPr>
        <w:ind w:left="5397" w:hanging="360"/>
      </w:pPr>
      <w:rPr>
        <w:rFonts w:ascii="Symbol" w:hAnsi="Symbol" w:hint="default"/>
      </w:rPr>
    </w:lvl>
    <w:lvl w:ilvl="7" w:tplc="18090003" w:tentative="1">
      <w:start w:val="1"/>
      <w:numFmt w:val="bullet"/>
      <w:lvlText w:val="o"/>
      <w:lvlJc w:val="left"/>
      <w:pPr>
        <w:ind w:left="6117" w:hanging="360"/>
      </w:pPr>
      <w:rPr>
        <w:rFonts w:ascii="Courier New" w:hAnsi="Courier New" w:cs="Courier New" w:hint="default"/>
      </w:rPr>
    </w:lvl>
    <w:lvl w:ilvl="8" w:tplc="18090005" w:tentative="1">
      <w:start w:val="1"/>
      <w:numFmt w:val="bullet"/>
      <w:lvlText w:val=""/>
      <w:lvlJc w:val="left"/>
      <w:pPr>
        <w:ind w:left="6837" w:hanging="360"/>
      </w:pPr>
      <w:rPr>
        <w:rFonts w:ascii="Wingdings" w:hAnsi="Wingdings" w:hint="default"/>
      </w:rPr>
    </w:lvl>
  </w:abstractNum>
  <w:abstractNum w:abstractNumId="14" w15:restartNumberingAfterBreak="0">
    <w:nsid w:val="3F195949"/>
    <w:multiLevelType w:val="hybridMultilevel"/>
    <w:tmpl w:val="18A6098E"/>
    <w:lvl w:ilvl="0" w:tplc="45182ADC">
      <w:start w:val="1"/>
      <w:numFmt w:val="bullet"/>
      <w:pStyle w:val="RFPDisclaimer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1CE4D42"/>
    <w:multiLevelType w:val="hybridMultilevel"/>
    <w:tmpl w:val="33B4D8D4"/>
    <w:lvl w:ilvl="0" w:tplc="C4129272">
      <w:start w:val="1"/>
      <w:numFmt w:val="bullet"/>
      <w:pStyle w:val="RFPTableBullet1"/>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9D03EED"/>
    <w:multiLevelType w:val="hybridMultilevel"/>
    <w:tmpl w:val="9E78F2CC"/>
    <w:lvl w:ilvl="0" w:tplc="4CE8D702">
      <w:start w:val="1"/>
      <w:numFmt w:val="bullet"/>
      <w:pStyle w:val="RFPClientBullet1"/>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E4479A2"/>
    <w:multiLevelType w:val="hybridMultilevel"/>
    <w:tmpl w:val="0A0CCEA2"/>
    <w:lvl w:ilvl="0" w:tplc="6C9050BE">
      <w:start w:val="1"/>
      <w:numFmt w:val="bullet"/>
      <w:pStyle w:val="RFPBullet3"/>
      <w:lvlText w:val="o"/>
      <w:lvlJc w:val="left"/>
      <w:pPr>
        <w:ind w:left="1077" w:hanging="360"/>
      </w:pPr>
      <w:rPr>
        <w:rFonts w:ascii="Courier New" w:hAnsi="Courier New" w:cs="Courier New" w:hint="default"/>
      </w:rPr>
    </w:lvl>
    <w:lvl w:ilvl="1" w:tplc="18090003" w:tentative="1">
      <w:start w:val="1"/>
      <w:numFmt w:val="bullet"/>
      <w:lvlText w:val="o"/>
      <w:lvlJc w:val="left"/>
      <w:pPr>
        <w:ind w:left="1797" w:hanging="360"/>
      </w:pPr>
      <w:rPr>
        <w:rFonts w:ascii="Courier New" w:hAnsi="Courier New" w:cs="Courier New" w:hint="default"/>
      </w:rPr>
    </w:lvl>
    <w:lvl w:ilvl="2" w:tplc="18090005" w:tentative="1">
      <w:start w:val="1"/>
      <w:numFmt w:val="bullet"/>
      <w:lvlText w:val=""/>
      <w:lvlJc w:val="left"/>
      <w:pPr>
        <w:ind w:left="2517" w:hanging="360"/>
      </w:pPr>
      <w:rPr>
        <w:rFonts w:ascii="Wingdings" w:hAnsi="Wingdings" w:hint="default"/>
      </w:rPr>
    </w:lvl>
    <w:lvl w:ilvl="3" w:tplc="18090001" w:tentative="1">
      <w:start w:val="1"/>
      <w:numFmt w:val="bullet"/>
      <w:lvlText w:val=""/>
      <w:lvlJc w:val="left"/>
      <w:pPr>
        <w:ind w:left="3237" w:hanging="360"/>
      </w:pPr>
      <w:rPr>
        <w:rFonts w:ascii="Symbol" w:hAnsi="Symbol" w:hint="default"/>
      </w:rPr>
    </w:lvl>
    <w:lvl w:ilvl="4" w:tplc="18090003" w:tentative="1">
      <w:start w:val="1"/>
      <w:numFmt w:val="bullet"/>
      <w:lvlText w:val="o"/>
      <w:lvlJc w:val="left"/>
      <w:pPr>
        <w:ind w:left="3957" w:hanging="360"/>
      </w:pPr>
      <w:rPr>
        <w:rFonts w:ascii="Courier New" w:hAnsi="Courier New" w:cs="Courier New" w:hint="default"/>
      </w:rPr>
    </w:lvl>
    <w:lvl w:ilvl="5" w:tplc="18090005" w:tentative="1">
      <w:start w:val="1"/>
      <w:numFmt w:val="bullet"/>
      <w:lvlText w:val=""/>
      <w:lvlJc w:val="left"/>
      <w:pPr>
        <w:ind w:left="4677" w:hanging="360"/>
      </w:pPr>
      <w:rPr>
        <w:rFonts w:ascii="Wingdings" w:hAnsi="Wingdings" w:hint="default"/>
      </w:rPr>
    </w:lvl>
    <w:lvl w:ilvl="6" w:tplc="18090001" w:tentative="1">
      <w:start w:val="1"/>
      <w:numFmt w:val="bullet"/>
      <w:lvlText w:val=""/>
      <w:lvlJc w:val="left"/>
      <w:pPr>
        <w:ind w:left="5397" w:hanging="360"/>
      </w:pPr>
      <w:rPr>
        <w:rFonts w:ascii="Symbol" w:hAnsi="Symbol" w:hint="default"/>
      </w:rPr>
    </w:lvl>
    <w:lvl w:ilvl="7" w:tplc="18090003" w:tentative="1">
      <w:start w:val="1"/>
      <w:numFmt w:val="bullet"/>
      <w:lvlText w:val="o"/>
      <w:lvlJc w:val="left"/>
      <w:pPr>
        <w:ind w:left="6117" w:hanging="360"/>
      </w:pPr>
      <w:rPr>
        <w:rFonts w:ascii="Courier New" w:hAnsi="Courier New" w:cs="Courier New" w:hint="default"/>
      </w:rPr>
    </w:lvl>
    <w:lvl w:ilvl="8" w:tplc="18090005" w:tentative="1">
      <w:start w:val="1"/>
      <w:numFmt w:val="bullet"/>
      <w:lvlText w:val=""/>
      <w:lvlJc w:val="left"/>
      <w:pPr>
        <w:ind w:left="6837" w:hanging="360"/>
      </w:pPr>
      <w:rPr>
        <w:rFonts w:ascii="Wingdings" w:hAnsi="Wingdings" w:hint="default"/>
      </w:rPr>
    </w:lvl>
  </w:abstractNum>
  <w:abstractNum w:abstractNumId="18" w15:restartNumberingAfterBreak="0">
    <w:nsid w:val="733A46B5"/>
    <w:multiLevelType w:val="multilevel"/>
    <w:tmpl w:val="8EE0A9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38A54FF"/>
    <w:multiLevelType w:val="hybridMultilevel"/>
    <w:tmpl w:val="21786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D6536A"/>
    <w:multiLevelType w:val="multilevel"/>
    <w:tmpl w:val="B8D09B6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0"/>
  </w:num>
  <w:num w:numId="3">
    <w:abstractNumId w:val="13"/>
  </w:num>
  <w:num w:numId="4">
    <w:abstractNumId w:val="17"/>
  </w:num>
  <w:num w:numId="5">
    <w:abstractNumId w:val="15"/>
  </w:num>
  <w:num w:numId="6">
    <w:abstractNumId w:val="10"/>
  </w:num>
  <w:num w:numId="7">
    <w:abstractNumId w:val="13"/>
  </w:num>
  <w:num w:numId="8">
    <w:abstractNumId w:val="17"/>
  </w:num>
  <w:num w:numId="9">
    <w:abstractNumId w:val="16"/>
  </w:num>
  <w:num w:numId="10">
    <w:abstractNumId w:val="15"/>
  </w:num>
  <w:num w:numId="11">
    <w:abstractNumId w:val="13"/>
  </w:num>
  <w:num w:numId="12">
    <w:abstractNumId w:val="17"/>
  </w:num>
  <w:num w:numId="13">
    <w:abstractNumId w:val="17"/>
  </w:num>
  <w:num w:numId="14">
    <w:abstractNumId w:val="14"/>
  </w:num>
  <w:num w:numId="15">
    <w:abstractNumId w:val="9"/>
  </w:num>
  <w:num w:numId="16">
    <w:abstractNumId w:val="8"/>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8"/>
  </w:num>
  <w:num w:numId="26">
    <w:abstractNumId w:val="20"/>
  </w:num>
  <w:num w:numId="27">
    <w:abstractNumId w:val="19"/>
  </w:num>
  <w:num w:numId="28">
    <w:abstractNumId w:val="11"/>
  </w:num>
  <w:num w:numId="2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van Davidov">
    <w15:presenceInfo w15:providerId="Windows Live" w15:userId="7aafe6c1b05ecb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Tc1NDMA0hbmxko6SsGpxcWZ+XkgBYa1AFYtntQsAAAA"/>
  </w:docVars>
  <w:rsids>
    <w:rsidRoot w:val="005B7059"/>
    <w:rsid w:val="00003C1D"/>
    <w:rsid w:val="00004AC7"/>
    <w:rsid w:val="0002729B"/>
    <w:rsid w:val="00031792"/>
    <w:rsid w:val="00063BDA"/>
    <w:rsid w:val="000730EA"/>
    <w:rsid w:val="0008017D"/>
    <w:rsid w:val="00085E4E"/>
    <w:rsid w:val="000946FE"/>
    <w:rsid w:val="000974E9"/>
    <w:rsid w:val="00097F26"/>
    <w:rsid w:val="000D11A7"/>
    <w:rsid w:val="000D71CA"/>
    <w:rsid w:val="000F4ECB"/>
    <w:rsid w:val="000F4F5A"/>
    <w:rsid w:val="00110869"/>
    <w:rsid w:val="00116A90"/>
    <w:rsid w:val="0012112F"/>
    <w:rsid w:val="00135430"/>
    <w:rsid w:val="001420A5"/>
    <w:rsid w:val="00144963"/>
    <w:rsid w:val="00147D85"/>
    <w:rsid w:val="00154520"/>
    <w:rsid w:val="00155E56"/>
    <w:rsid w:val="001752CD"/>
    <w:rsid w:val="001845B2"/>
    <w:rsid w:val="00197890"/>
    <w:rsid w:val="001979A9"/>
    <w:rsid w:val="001A0D70"/>
    <w:rsid w:val="001A1408"/>
    <w:rsid w:val="001B4056"/>
    <w:rsid w:val="001C72DD"/>
    <w:rsid w:val="001D6BE2"/>
    <w:rsid w:val="001F2E73"/>
    <w:rsid w:val="0020403E"/>
    <w:rsid w:val="0021710D"/>
    <w:rsid w:val="00237FB4"/>
    <w:rsid w:val="00250CAD"/>
    <w:rsid w:val="002523FF"/>
    <w:rsid w:val="00267B4A"/>
    <w:rsid w:val="00285CA4"/>
    <w:rsid w:val="00294C78"/>
    <w:rsid w:val="002952EC"/>
    <w:rsid w:val="002D3DD6"/>
    <w:rsid w:val="002F7978"/>
    <w:rsid w:val="00321BBA"/>
    <w:rsid w:val="00326739"/>
    <w:rsid w:val="00327674"/>
    <w:rsid w:val="00342F8C"/>
    <w:rsid w:val="0034702E"/>
    <w:rsid w:val="003852C2"/>
    <w:rsid w:val="00396F3D"/>
    <w:rsid w:val="003B54B4"/>
    <w:rsid w:val="003B655C"/>
    <w:rsid w:val="003B6686"/>
    <w:rsid w:val="003C273B"/>
    <w:rsid w:val="003C627F"/>
    <w:rsid w:val="003D1D5F"/>
    <w:rsid w:val="003D494D"/>
    <w:rsid w:val="003D615A"/>
    <w:rsid w:val="003E005F"/>
    <w:rsid w:val="003E4DE6"/>
    <w:rsid w:val="003E64FF"/>
    <w:rsid w:val="003E7FA5"/>
    <w:rsid w:val="003F2BC3"/>
    <w:rsid w:val="00400BEC"/>
    <w:rsid w:val="00401E30"/>
    <w:rsid w:val="00406754"/>
    <w:rsid w:val="004213B7"/>
    <w:rsid w:val="00423F61"/>
    <w:rsid w:val="0042433D"/>
    <w:rsid w:val="004322DF"/>
    <w:rsid w:val="00434DD1"/>
    <w:rsid w:val="004677C3"/>
    <w:rsid w:val="00475B46"/>
    <w:rsid w:val="0049561C"/>
    <w:rsid w:val="004A220C"/>
    <w:rsid w:val="004B69BB"/>
    <w:rsid w:val="004B7881"/>
    <w:rsid w:val="004D73D4"/>
    <w:rsid w:val="00501945"/>
    <w:rsid w:val="00516BD8"/>
    <w:rsid w:val="0053699E"/>
    <w:rsid w:val="00537255"/>
    <w:rsid w:val="005510EF"/>
    <w:rsid w:val="005613D3"/>
    <w:rsid w:val="005710C1"/>
    <w:rsid w:val="00580355"/>
    <w:rsid w:val="00581103"/>
    <w:rsid w:val="00585CEB"/>
    <w:rsid w:val="005A6F6B"/>
    <w:rsid w:val="005A7125"/>
    <w:rsid w:val="005B7059"/>
    <w:rsid w:val="005B7532"/>
    <w:rsid w:val="005C5C70"/>
    <w:rsid w:val="005E012C"/>
    <w:rsid w:val="005E6191"/>
    <w:rsid w:val="00612513"/>
    <w:rsid w:val="00642B51"/>
    <w:rsid w:val="00666D30"/>
    <w:rsid w:val="006729D3"/>
    <w:rsid w:val="00674697"/>
    <w:rsid w:val="00683218"/>
    <w:rsid w:val="00685027"/>
    <w:rsid w:val="00687329"/>
    <w:rsid w:val="006928E8"/>
    <w:rsid w:val="006959B0"/>
    <w:rsid w:val="006D13D9"/>
    <w:rsid w:val="006D73E7"/>
    <w:rsid w:val="007004B3"/>
    <w:rsid w:val="007077FE"/>
    <w:rsid w:val="007139D7"/>
    <w:rsid w:val="00745027"/>
    <w:rsid w:val="0075400C"/>
    <w:rsid w:val="00755310"/>
    <w:rsid w:val="0076578D"/>
    <w:rsid w:val="00765D72"/>
    <w:rsid w:val="00773462"/>
    <w:rsid w:val="00781612"/>
    <w:rsid w:val="00791B35"/>
    <w:rsid w:val="007927E1"/>
    <w:rsid w:val="007947A9"/>
    <w:rsid w:val="007A4288"/>
    <w:rsid w:val="007B41F0"/>
    <w:rsid w:val="007C6D1A"/>
    <w:rsid w:val="007C774E"/>
    <w:rsid w:val="007D2DE6"/>
    <w:rsid w:val="007E6DC6"/>
    <w:rsid w:val="007F2D0B"/>
    <w:rsid w:val="007F3C6F"/>
    <w:rsid w:val="008055BB"/>
    <w:rsid w:val="00805B38"/>
    <w:rsid w:val="00842E77"/>
    <w:rsid w:val="00845A6B"/>
    <w:rsid w:val="00846867"/>
    <w:rsid w:val="008521A7"/>
    <w:rsid w:val="00854E1E"/>
    <w:rsid w:val="008567B6"/>
    <w:rsid w:val="00865DFD"/>
    <w:rsid w:val="00896DEF"/>
    <w:rsid w:val="008B3239"/>
    <w:rsid w:val="008B3389"/>
    <w:rsid w:val="008B6FFB"/>
    <w:rsid w:val="008D2503"/>
    <w:rsid w:val="008D3B61"/>
    <w:rsid w:val="008E260F"/>
    <w:rsid w:val="008F0A52"/>
    <w:rsid w:val="008F1FEC"/>
    <w:rsid w:val="008F4D3C"/>
    <w:rsid w:val="008F69E9"/>
    <w:rsid w:val="00901E2C"/>
    <w:rsid w:val="00907639"/>
    <w:rsid w:val="00912658"/>
    <w:rsid w:val="00914F42"/>
    <w:rsid w:val="00924F68"/>
    <w:rsid w:val="0092577A"/>
    <w:rsid w:val="00952C1E"/>
    <w:rsid w:val="00960F80"/>
    <w:rsid w:val="00962DC4"/>
    <w:rsid w:val="00977794"/>
    <w:rsid w:val="00980C64"/>
    <w:rsid w:val="009923CE"/>
    <w:rsid w:val="009A6EF3"/>
    <w:rsid w:val="009B5EAC"/>
    <w:rsid w:val="009B6785"/>
    <w:rsid w:val="009D2596"/>
    <w:rsid w:val="009D50C7"/>
    <w:rsid w:val="009E2CEC"/>
    <w:rsid w:val="009E429F"/>
    <w:rsid w:val="009F1262"/>
    <w:rsid w:val="009F5F92"/>
    <w:rsid w:val="00A02DBA"/>
    <w:rsid w:val="00A02FBA"/>
    <w:rsid w:val="00A14631"/>
    <w:rsid w:val="00A51F18"/>
    <w:rsid w:val="00A5453C"/>
    <w:rsid w:val="00A56460"/>
    <w:rsid w:val="00A60340"/>
    <w:rsid w:val="00A66F1C"/>
    <w:rsid w:val="00A7093C"/>
    <w:rsid w:val="00A82914"/>
    <w:rsid w:val="00A82BD8"/>
    <w:rsid w:val="00A8334A"/>
    <w:rsid w:val="00A9465C"/>
    <w:rsid w:val="00AA2147"/>
    <w:rsid w:val="00AA46F7"/>
    <w:rsid w:val="00AB6E34"/>
    <w:rsid w:val="00AC1174"/>
    <w:rsid w:val="00AC5FA1"/>
    <w:rsid w:val="00AF7536"/>
    <w:rsid w:val="00AF7F3D"/>
    <w:rsid w:val="00B042B6"/>
    <w:rsid w:val="00B1090F"/>
    <w:rsid w:val="00B16CE7"/>
    <w:rsid w:val="00B2603C"/>
    <w:rsid w:val="00B332E1"/>
    <w:rsid w:val="00B34715"/>
    <w:rsid w:val="00B42E02"/>
    <w:rsid w:val="00B75FA4"/>
    <w:rsid w:val="00B83DB6"/>
    <w:rsid w:val="00BA2B8C"/>
    <w:rsid w:val="00BA7717"/>
    <w:rsid w:val="00BD19BB"/>
    <w:rsid w:val="00BE5D86"/>
    <w:rsid w:val="00C35691"/>
    <w:rsid w:val="00C35D31"/>
    <w:rsid w:val="00C45ACD"/>
    <w:rsid w:val="00C478EC"/>
    <w:rsid w:val="00C921D4"/>
    <w:rsid w:val="00CA586B"/>
    <w:rsid w:val="00CB7E3A"/>
    <w:rsid w:val="00CC2387"/>
    <w:rsid w:val="00CD3AEA"/>
    <w:rsid w:val="00CF0768"/>
    <w:rsid w:val="00D02A1E"/>
    <w:rsid w:val="00D039AF"/>
    <w:rsid w:val="00D0405C"/>
    <w:rsid w:val="00D108BF"/>
    <w:rsid w:val="00D32579"/>
    <w:rsid w:val="00D47472"/>
    <w:rsid w:val="00D564B7"/>
    <w:rsid w:val="00D627B3"/>
    <w:rsid w:val="00D85622"/>
    <w:rsid w:val="00D86A7E"/>
    <w:rsid w:val="00D909F2"/>
    <w:rsid w:val="00D91412"/>
    <w:rsid w:val="00D94998"/>
    <w:rsid w:val="00DA1ACA"/>
    <w:rsid w:val="00DA1F16"/>
    <w:rsid w:val="00DA2B0F"/>
    <w:rsid w:val="00DB0E23"/>
    <w:rsid w:val="00DB2858"/>
    <w:rsid w:val="00DD4100"/>
    <w:rsid w:val="00DF6272"/>
    <w:rsid w:val="00E04D25"/>
    <w:rsid w:val="00E06CD7"/>
    <w:rsid w:val="00E159AA"/>
    <w:rsid w:val="00E2031A"/>
    <w:rsid w:val="00E21910"/>
    <w:rsid w:val="00E63DB8"/>
    <w:rsid w:val="00E84132"/>
    <w:rsid w:val="00E92999"/>
    <w:rsid w:val="00EA6DCF"/>
    <w:rsid w:val="00EB07F3"/>
    <w:rsid w:val="00EB0C94"/>
    <w:rsid w:val="00EC137B"/>
    <w:rsid w:val="00EF7CEC"/>
    <w:rsid w:val="00F04F43"/>
    <w:rsid w:val="00F31DCF"/>
    <w:rsid w:val="00F55DA3"/>
    <w:rsid w:val="00F57F26"/>
    <w:rsid w:val="00F64279"/>
    <w:rsid w:val="00F819E3"/>
    <w:rsid w:val="00FA0426"/>
    <w:rsid w:val="00FA0B04"/>
    <w:rsid w:val="00FB4EAA"/>
    <w:rsid w:val="00FD582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DD18F"/>
  <w15:chartTrackingRefBased/>
  <w15:docId w15:val="{2C83D58E-952A-4BCF-B5EB-BFA139865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locked="1" w:uiPriority="9" w:qFormat="1"/>
    <w:lsdException w:name="heading 2" w:locked="1"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semiHidden="1" w:uiPriority="22" w:qFormat="1"/>
    <w:lsdException w:name="Emphasis" w:locked="1"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locked="1"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semiHidden="1" w:uiPriority="34" w:qFormat="1"/>
    <w:lsdException w:name="Quote" w:locked="1" w:semiHidden="1" w:uiPriority="29" w:qFormat="1"/>
    <w:lsdException w:name="Intense Quote" w:locked="1"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semiHidden="1" w:uiPriority="19" w:qFormat="1"/>
    <w:lsdException w:name="Intense Emphasis" w:locked="1" w:semiHidden="1" w:uiPriority="21" w:qFormat="1"/>
    <w:lsdException w:name="Subtle Reference" w:locked="1" w:semiHidden="1" w:uiPriority="31" w:qFormat="1"/>
    <w:lsdException w:name="Intense Reference" w:locked="1" w:semiHidden="1" w:uiPriority="32" w:qFormat="1"/>
    <w:lsdException w:name="Book Title" w:locked="1" w:semiHidden="1" w:uiPriority="33" w:qFormat="1"/>
    <w:lsdException w:name="Bibliography" w:semiHidden="1" w:uiPriority="37" w:unhideWhenUsed="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237FB4"/>
    <w:rPr>
      <w:sz w:val="20"/>
    </w:rPr>
  </w:style>
  <w:style w:type="paragraph" w:styleId="Heading1">
    <w:name w:val="heading 1"/>
    <w:basedOn w:val="Normal"/>
    <w:next w:val="Normal"/>
    <w:link w:val="Heading1Char"/>
    <w:uiPriority w:val="9"/>
    <w:semiHidden/>
    <w:qFormat/>
    <w:locked/>
    <w:rsid w:val="009F5F92"/>
    <w:pPr>
      <w:keepNext/>
      <w:keepLines/>
      <w:spacing w:before="240" w:after="0"/>
      <w:outlineLvl w:val="0"/>
    </w:pPr>
    <w:rPr>
      <w:rFonts w:asciiTheme="majorHAnsi" w:eastAsiaTheme="majorEastAsia" w:hAnsiTheme="majorHAnsi" w:cstheme="majorBidi"/>
      <w:b/>
      <w:caps/>
      <w:color w:val="2F5496" w:themeColor="accent1" w:themeShade="BF"/>
      <w:sz w:val="32"/>
      <w:szCs w:val="32"/>
    </w:rPr>
  </w:style>
  <w:style w:type="paragraph" w:styleId="Heading2">
    <w:name w:val="heading 2"/>
    <w:basedOn w:val="Normal"/>
    <w:next w:val="Normal"/>
    <w:link w:val="Heading2Char"/>
    <w:uiPriority w:val="9"/>
    <w:semiHidden/>
    <w:qFormat/>
    <w:locked/>
    <w:rsid w:val="00DD41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41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semiHidden/>
    <w:rsid w:val="00237FB4"/>
    <w:rPr>
      <w:rFonts w:asciiTheme="majorHAnsi" w:eastAsiaTheme="majorEastAsia" w:hAnsiTheme="majorHAnsi" w:cstheme="majorBidi"/>
      <w:b/>
      <w:caps/>
      <w:color w:val="2F5496" w:themeColor="accent1" w:themeShade="BF"/>
      <w:sz w:val="32"/>
      <w:szCs w:val="32"/>
    </w:rPr>
  </w:style>
  <w:style w:type="paragraph" w:customStyle="1" w:styleId="RFPHeading1">
    <w:name w:val="RFP Heading 1"/>
    <w:basedOn w:val="Heading1"/>
    <w:next w:val="RFPNormal"/>
    <w:link w:val="RFPHeading1Char"/>
    <w:qFormat/>
    <w:rsid w:val="007947A9"/>
    <w:pPr>
      <w:pBdr>
        <w:bottom w:val="single" w:sz="12" w:space="1" w:color="FDB813"/>
      </w:pBdr>
    </w:pPr>
    <w:rPr>
      <w:rFonts w:ascii="Calibri" w:hAnsi="Calibri"/>
      <w:color w:val="FDB813"/>
    </w:rPr>
  </w:style>
  <w:style w:type="paragraph" w:customStyle="1" w:styleId="RFPHeading2">
    <w:name w:val="RFP Heading 2"/>
    <w:next w:val="RFPNormal"/>
    <w:qFormat/>
    <w:rsid w:val="00155E56"/>
    <w:pPr>
      <w:spacing w:before="60" w:after="60" w:line="240" w:lineRule="auto"/>
    </w:pPr>
    <w:rPr>
      <w:rFonts w:ascii="Calibri" w:eastAsiaTheme="majorEastAsia" w:hAnsi="Calibri" w:cstheme="majorBidi"/>
      <w:b/>
      <w:smallCaps/>
      <w:color w:val="2C2D44"/>
      <w:sz w:val="28"/>
      <w:szCs w:val="32"/>
    </w:rPr>
  </w:style>
  <w:style w:type="paragraph" w:customStyle="1" w:styleId="RFPHeading3">
    <w:name w:val="RFP Heading 3"/>
    <w:next w:val="RFPNormal"/>
    <w:link w:val="RFPHeading3Char"/>
    <w:qFormat/>
    <w:rsid w:val="00237FB4"/>
    <w:pPr>
      <w:spacing w:before="60" w:after="60"/>
    </w:pPr>
    <w:rPr>
      <w:rFonts w:ascii="Calibri" w:eastAsiaTheme="majorEastAsia" w:hAnsi="Calibri" w:cstheme="majorBidi"/>
      <w:b/>
      <w:smallCaps/>
      <w:color w:val="6A747C"/>
      <w:sz w:val="24"/>
      <w:szCs w:val="32"/>
    </w:rPr>
  </w:style>
  <w:style w:type="character" w:customStyle="1" w:styleId="RFPHeading1Char">
    <w:name w:val="RFP Heading 1 Char"/>
    <w:basedOn w:val="Heading1Char"/>
    <w:link w:val="RFPHeading1"/>
    <w:rsid w:val="007947A9"/>
    <w:rPr>
      <w:rFonts w:ascii="Calibri" w:eastAsiaTheme="majorEastAsia" w:hAnsi="Calibri" w:cstheme="majorBidi"/>
      <w:b/>
      <w:caps/>
      <w:color w:val="FDB813"/>
      <w:sz w:val="32"/>
      <w:szCs w:val="32"/>
    </w:rPr>
  </w:style>
  <w:style w:type="character" w:customStyle="1" w:styleId="RFPHeading3Char">
    <w:name w:val="RFP Heading 3 Char"/>
    <w:basedOn w:val="RFPHeading1Char"/>
    <w:link w:val="RFPHeading3"/>
    <w:rsid w:val="00237FB4"/>
    <w:rPr>
      <w:rFonts w:ascii="Calibri" w:eastAsiaTheme="majorEastAsia" w:hAnsi="Calibri" w:cstheme="majorBidi"/>
      <w:b/>
      <w:caps w:val="0"/>
      <w:smallCaps/>
      <w:color w:val="6A747C"/>
      <w:sz w:val="24"/>
      <w:szCs w:val="32"/>
    </w:rPr>
  </w:style>
  <w:style w:type="paragraph" w:customStyle="1" w:styleId="RFPHeading4">
    <w:name w:val="RFP Heading 4"/>
    <w:next w:val="RFPNormal"/>
    <w:qFormat/>
    <w:rsid w:val="007947A9"/>
    <w:pPr>
      <w:spacing w:before="60" w:after="60" w:line="240" w:lineRule="auto"/>
    </w:pPr>
    <w:rPr>
      <w:rFonts w:ascii="Calibri" w:eastAsiaTheme="majorEastAsia" w:hAnsi="Calibri" w:cstheme="majorBidi"/>
      <w:b/>
      <w:smallCaps/>
      <w:szCs w:val="32"/>
    </w:rPr>
  </w:style>
  <w:style w:type="paragraph" w:customStyle="1" w:styleId="RFPNormal">
    <w:name w:val="RFP Normal"/>
    <w:basedOn w:val="Normal"/>
    <w:qFormat/>
    <w:rsid w:val="007947A9"/>
    <w:pPr>
      <w:spacing w:before="60" w:after="60" w:line="240" w:lineRule="auto"/>
    </w:pPr>
    <w:rPr>
      <w:rFonts w:ascii="Calibri" w:hAnsi="Calibri"/>
    </w:rPr>
  </w:style>
  <w:style w:type="paragraph" w:customStyle="1" w:styleId="RFPClientText">
    <w:name w:val="RFP Client Text"/>
    <w:next w:val="RFPNormal"/>
    <w:qFormat/>
    <w:rsid w:val="007947A9"/>
    <w:pPr>
      <w:spacing w:before="120" w:after="120"/>
    </w:pPr>
    <w:rPr>
      <w:rFonts w:ascii="Calibri" w:eastAsiaTheme="majorEastAsia" w:hAnsi="Calibri" w:cstheme="majorBidi"/>
      <w:i/>
      <w:color w:val="808080" w:themeColor="background1" w:themeShade="80"/>
      <w:sz w:val="20"/>
      <w:szCs w:val="32"/>
    </w:rPr>
  </w:style>
  <w:style w:type="paragraph" w:customStyle="1" w:styleId="RFPClientBullet1">
    <w:name w:val="RFP Client Bullet 1"/>
    <w:basedOn w:val="RFPClientText"/>
    <w:qFormat/>
    <w:rsid w:val="000974E9"/>
    <w:pPr>
      <w:numPr>
        <w:numId w:val="9"/>
      </w:numPr>
      <w:spacing w:before="60" w:after="60" w:line="240" w:lineRule="auto"/>
      <w:ind w:left="714" w:hanging="357"/>
    </w:pPr>
  </w:style>
  <w:style w:type="paragraph" w:customStyle="1" w:styleId="RFPBullet1">
    <w:name w:val="RFP Bullet 1"/>
    <w:qFormat/>
    <w:rsid w:val="007947A9"/>
    <w:pPr>
      <w:numPr>
        <w:numId w:val="6"/>
      </w:numPr>
      <w:spacing w:before="60" w:after="60" w:line="240" w:lineRule="auto"/>
      <w:ind w:left="357" w:hanging="357"/>
    </w:pPr>
    <w:rPr>
      <w:rFonts w:ascii="Calibri" w:eastAsiaTheme="majorEastAsia" w:hAnsi="Calibri" w:cstheme="majorBidi"/>
      <w:sz w:val="20"/>
      <w:szCs w:val="32"/>
    </w:rPr>
  </w:style>
  <w:style w:type="paragraph" w:customStyle="1" w:styleId="RFPBullet2">
    <w:name w:val="RFP Bullet 2"/>
    <w:basedOn w:val="RFPBullet1"/>
    <w:qFormat/>
    <w:rsid w:val="005710C1"/>
    <w:pPr>
      <w:numPr>
        <w:numId w:val="11"/>
      </w:numPr>
      <w:ind w:left="714" w:hanging="357"/>
    </w:pPr>
  </w:style>
  <w:style w:type="paragraph" w:customStyle="1" w:styleId="RFPBullet3">
    <w:name w:val="RFP Bullet 3"/>
    <w:basedOn w:val="RFPBullet2"/>
    <w:qFormat/>
    <w:rsid w:val="000974E9"/>
    <w:pPr>
      <w:numPr>
        <w:numId w:val="13"/>
      </w:numPr>
      <w:ind w:hanging="357"/>
    </w:pPr>
  </w:style>
  <w:style w:type="table" w:styleId="TableGrid">
    <w:name w:val="Table Grid"/>
    <w:basedOn w:val="TableNormal"/>
    <w:uiPriority w:val="39"/>
    <w:locked/>
    <w:rsid w:val="00EB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FPTableHeading1">
    <w:name w:val="RFP Table Heading 1"/>
    <w:next w:val="Normal"/>
    <w:qFormat/>
    <w:rsid w:val="007947A9"/>
    <w:pPr>
      <w:spacing w:after="0"/>
    </w:pPr>
    <w:rPr>
      <w:rFonts w:ascii="Calibri" w:hAnsi="Calibri"/>
      <w:b/>
      <w:smallCaps/>
      <w:color w:val="FFFFFF" w:themeColor="background1"/>
      <w:sz w:val="24"/>
    </w:rPr>
  </w:style>
  <w:style w:type="paragraph" w:customStyle="1" w:styleId="RFPTableHeading2">
    <w:name w:val="RFP Table Heading 2"/>
    <w:qFormat/>
    <w:rsid w:val="007947A9"/>
    <w:pPr>
      <w:spacing w:after="0"/>
    </w:pPr>
    <w:rPr>
      <w:rFonts w:ascii="Calibri" w:hAnsi="Calibri"/>
      <w:b/>
      <w:smallCaps/>
      <w:color w:val="2C2D44"/>
      <w:sz w:val="24"/>
    </w:rPr>
  </w:style>
  <w:style w:type="paragraph" w:customStyle="1" w:styleId="RFPTableText">
    <w:name w:val="RFP Table Text"/>
    <w:basedOn w:val="RFPNormal"/>
    <w:qFormat/>
    <w:rsid w:val="002523FF"/>
    <w:pPr>
      <w:spacing w:before="40" w:after="40"/>
    </w:pPr>
  </w:style>
  <w:style w:type="paragraph" w:customStyle="1" w:styleId="RFPTableBullet1">
    <w:name w:val="RFP Table Bullet 1"/>
    <w:basedOn w:val="RFPBullet1"/>
    <w:qFormat/>
    <w:rsid w:val="00D564B7"/>
    <w:pPr>
      <w:numPr>
        <w:numId w:val="10"/>
      </w:numPr>
      <w:spacing w:before="40" w:after="40"/>
      <w:ind w:left="357" w:hanging="357"/>
    </w:pPr>
  </w:style>
  <w:style w:type="paragraph" w:customStyle="1" w:styleId="RFPTableBullet2">
    <w:name w:val="RFP Table Bullet 2"/>
    <w:basedOn w:val="RFPBullet2"/>
    <w:qFormat/>
    <w:rsid w:val="002523FF"/>
    <w:pPr>
      <w:spacing w:before="40" w:after="40"/>
    </w:pPr>
  </w:style>
  <w:style w:type="paragraph" w:customStyle="1" w:styleId="RFPTableHeading3">
    <w:name w:val="RFP Table Heading 3"/>
    <w:basedOn w:val="RFPNormal"/>
    <w:qFormat/>
    <w:rsid w:val="0012112F"/>
    <w:pPr>
      <w:spacing w:before="20" w:after="20"/>
    </w:pPr>
    <w:rPr>
      <w:b/>
    </w:rPr>
  </w:style>
  <w:style w:type="paragraph" w:customStyle="1" w:styleId="Style1">
    <w:name w:val="Style1"/>
    <w:basedOn w:val="RFPBullet3"/>
    <w:next w:val="RFPTableHeading3"/>
    <w:qFormat/>
    <w:locked/>
    <w:rsid w:val="00854E1E"/>
    <w:pPr>
      <w:spacing w:before="40" w:after="40"/>
    </w:pPr>
  </w:style>
  <w:style w:type="paragraph" w:customStyle="1" w:styleId="RFPFigureNumber">
    <w:name w:val="RFP Figure Number"/>
    <w:basedOn w:val="RFPNormal"/>
    <w:qFormat/>
    <w:rsid w:val="002523FF"/>
    <w:pPr>
      <w:jc w:val="center"/>
    </w:pPr>
    <w:rPr>
      <w:b/>
      <w:sz w:val="16"/>
    </w:rPr>
  </w:style>
  <w:style w:type="paragraph" w:customStyle="1" w:styleId="RFPTableBullet3">
    <w:name w:val="RFP Table Bullet 3"/>
    <w:basedOn w:val="RFPBullet3"/>
    <w:qFormat/>
    <w:rsid w:val="002523FF"/>
    <w:pPr>
      <w:spacing w:before="40" w:after="40"/>
    </w:pPr>
  </w:style>
  <w:style w:type="paragraph" w:customStyle="1" w:styleId="RFPDisclaimerText">
    <w:name w:val="RFP Disclaimer Text"/>
    <w:basedOn w:val="RFPNormal"/>
    <w:qFormat/>
    <w:rsid w:val="002523FF"/>
    <w:rPr>
      <w:color w:val="808080" w:themeColor="background1" w:themeShade="80"/>
    </w:rPr>
  </w:style>
  <w:style w:type="paragraph" w:customStyle="1" w:styleId="RFPDisclaimerTitle">
    <w:name w:val="RFP Disclaimer Title"/>
    <w:basedOn w:val="RFPNormal"/>
    <w:qFormat/>
    <w:rsid w:val="00F04F43"/>
    <w:rPr>
      <w:b/>
      <w:smallCaps/>
      <w:color w:val="808080" w:themeColor="background1" w:themeShade="80"/>
      <w:sz w:val="32"/>
    </w:rPr>
  </w:style>
  <w:style w:type="paragraph" w:customStyle="1" w:styleId="RFPChapterTitle">
    <w:name w:val="RFP Chapter Title"/>
    <w:qFormat/>
    <w:rsid w:val="00031792"/>
    <w:rPr>
      <w:rFonts w:ascii="Calibri" w:hAnsi="Calibri"/>
      <w:caps/>
      <w:color w:val="A6A6A6" w:themeColor="background1" w:themeShade="A6"/>
      <w:sz w:val="40"/>
    </w:rPr>
  </w:style>
  <w:style w:type="paragraph" w:customStyle="1" w:styleId="RFPDisclaimerBullet">
    <w:name w:val="RFP Disclaimer Bullet"/>
    <w:basedOn w:val="RFPDisclaimerText"/>
    <w:qFormat/>
    <w:rsid w:val="00842E77"/>
    <w:pPr>
      <w:numPr>
        <w:numId w:val="14"/>
      </w:numPr>
      <w:ind w:left="357" w:hanging="357"/>
    </w:pPr>
  </w:style>
  <w:style w:type="paragraph" w:customStyle="1" w:styleId="RFPHeading5">
    <w:name w:val="RFP Heading 5"/>
    <w:basedOn w:val="RFPNormal"/>
    <w:qFormat/>
    <w:rsid w:val="00155E56"/>
    <w:rPr>
      <w:b/>
    </w:rPr>
  </w:style>
  <w:style w:type="paragraph" w:styleId="TOC1">
    <w:name w:val="toc 1"/>
    <w:basedOn w:val="Normal"/>
    <w:next w:val="Normal"/>
    <w:uiPriority w:val="39"/>
    <w:unhideWhenUsed/>
    <w:qFormat/>
    <w:rsid w:val="00DD4100"/>
    <w:pPr>
      <w:spacing w:after="100"/>
    </w:pPr>
    <w:rPr>
      <w:rFonts w:ascii="Calibri" w:hAnsi="Calibri"/>
    </w:rPr>
  </w:style>
  <w:style w:type="character" w:styleId="Hyperlink">
    <w:name w:val="Hyperlink"/>
    <w:basedOn w:val="DefaultParagraphFont"/>
    <w:uiPriority w:val="99"/>
    <w:unhideWhenUsed/>
    <w:rsid w:val="00DD4100"/>
    <w:rPr>
      <w:color w:val="0563C1" w:themeColor="hyperlink"/>
      <w:u w:val="single"/>
    </w:rPr>
  </w:style>
  <w:style w:type="paragraph" w:styleId="TOC2">
    <w:name w:val="toc 2"/>
    <w:basedOn w:val="Normal"/>
    <w:next w:val="Normal"/>
    <w:autoRedefine/>
    <w:uiPriority w:val="39"/>
    <w:unhideWhenUsed/>
    <w:rsid w:val="00DD4100"/>
    <w:pPr>
      <w:spacing w:after="100"/>
      <w:ind w:left="220"/>
    </w:pPr>
    <w:rPr>
      <w:rFonts w:ascii="Calibri" w:hAnsi="Calibri"/>
    </w:rPr>
  </w:style>
  <w:style w:type="paragraph" w:styleId="TOC3">
    <w:name w:val="toc 3"/>
    <w:basedOn w:val="Normal"/>
    <w:next w:val="Normal"/>
    <w:autoRedefine/>
    <w:uiPriority w:val="39"/>
    <w:unhideWhenUsed/>
    <w:rsid w:val="00DD4100"/>
    <w:pPr>
      <w:spacing w:after="100"/>
      <w:ind w:left="440"/>
    </w:pPr>
    <w:rPr>
      <w:rFonts w:ascii="Calibri" w:hAnsi="Calibri"/>
    </w:rPr>
  </w:style>
  <w:style w:type="character" w:customStyle="1" w:styleId="Heading3Char">
    <w:name w:val="Heading 3 Char"/>
    <w:basedOn w:val="DefaultParagraphFont"/>
    <w:link w:val="Heading3"/>
    <w:uiPriority w:val="9"/>
    <w:semiHidden/>
    <w:rsid w:val="00DD410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D4100"/>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DD4100"/>
    <w:pPr>
      <w:spacing w:after="100"/>
      <w:ind w:left="600"/>
    </w:pPr>
    <w:rPr>
      <w:rFonts w:ascii="Calibri" w:hAnsi="Calibri"/>
    </w:rPr>
  </w:style>
  <w:style w:type="paragraph" w:styleId="Header">
    <w:name w:val="header"/>
    <w:basedOn w:val="Normal"/>
    <w:link w:val="HeaderChar"/>
    <w:uiPriority w:val="99"/>
    <w:unhideWhenUsed/>
    <w:qFormat/>
    <w:rsid w:val="00FA0B04"/>
    <w:pPr>
      <w:tabs>
        <w:tab w:val="center" w:pos="4513"/>
        <w:tab w:val="right" w:pos="9026"/>
      </w:tabs>
      <w:spacing w:after="0" w:line="240" w:lineRule="auto"/>
    </w:pPr>
    <w:rPr>
      <w:rFonts w:ascii="Calibri" w:hAnsi="Calibri"/>
    </w:rPr>
  </w:style>
  <w:style w:type="character" w:customStyle="1" w:styleId="HeaderChar">
    <w:name w:val="Header Char"/>
    <w:basedOn w:val="DefaultParagraphFont"/>
    <w:link w:val="Header"/>
    <w:uiPriority w:val="99"/>
    <w:rsid w:val="00FA0B04"/>
    <w:rPr>
      <w:rFonts w:ascii="Calibri" w:hAnsi="Calibri"/>
      <w:sz w:val="20"/>
    </w:rPr>
  </w:style>
  <w:style w:type="paragraph" w:styleId="Footer">
    <w:name w:val="footer"/>
    <w:basedOn w:val="Normal"/>
    <w:link w:val="FooterChar"/>
    <w:uiPriority w:val="99"/>
    <w:unhideWhenUsed/>
    <w:qFormat/>
    <w:rsid w:val="009A6EF3"/>
    <w:pPr>
      <w:tabs>
        <w:tab w:val="center" w:pos="4513"/>
        <w:tab w:val="right" w:pos="9026"/>
      </w:tabs>
      <w:spacing w:after="0" w:line="240" w:lineRule="auto"/>
    </w:pPr>
    <w:rPr>
      <w:rFonts w:ascii="Calibri" w:hAnsi="Calibri"/>
      <w:sz w:val="14"/>
    </w:rPr>
  </w:style>
  <w:style w:type="character" w:customStyle="1" w:styleId="FooterChar">
    <w:name w:val="Footer Char"/>
    <w:basedOn w:val="DefaultParagraphFont"/>
    <w:link w:val="Footer"/>
    <w:uiPriority w:val="99"/>
    <w:rsid w:val="009A6EF3"/>
    <w:rPr>
      <w:rFonts w:ascii="Calibri" w:hAnsi="Calibri"/>
      <w:sz w:val="14"/>
    </w:rPr>
  </w:style>
  <w:style w:type="paragraph" w:customStyle="1" w:styleId="RFPDocumentTitle">
    <w:name w:val="RFP Document Title"/>
    <w:basedOn w:val="RFPNormal"/>
    <w:qFormat/>
    <w:rsid w:val="0021710D"/>
    <w:rPr>
      <w:caps/>
      <w:color w:val="000000" w:themeColor="text1"/>
      <w:sz w:val="56"/>
    </w:rPr>
  </w:style>
  <w:style w:type="paragraph" w:customStyle="1" w:styleId="RFPDocumentSubTitle">
    <w:name w:val="RFP Document SubTitle"/>
    <w:basedOn w:val="RFPDocumentTitle"/>
    <w:qFormat/>
    <w:rsid w:val="001420A5"/>
    <w:rPr>
      <w:color w:val="FDB813"/>
      <w:sz w:val="32"/>
    </w:rPr>
  </w:style>
  <w:style w:type="paragraph" w:styleId="TOC5">
    <w:name w:val="toc 5"/>
    <w:basedOn w:val="Normal"/>
    <w:next w:val="Normal"/>
    <w:autoRedefine/>
    <w:uiPriority w:val="39"/>
    <w:unhideWhenUsed/>
    <w:rsid w:val="004677C3"/>
    <w:pPr>
      <w:spacing w:after="100"/>
      <w:ind w:left="800"/>
    </w:pPr>
  </w:style>
  <w:style w:type="character" w:styleId="UnresolvedMention">
    <w:name w:val="Unresolved Mention"/>
    <w:basedOn w:val="DefaultParagraphFont"/>
    <w:uiPriority w:val="99"/>
    <w:semiHidden/>
    <w:unhideWhenUsed/>
    <w:rsid w:val="003C627F"/>
    <w:rPr>
      <w:color w:val="605E5C"/>
      <w:shd w:val="clear" w:color="auto" w:fill="E1DFDD"/>
    </w:rPr>
  </w:style>
  <w:style w:type="paragraph" w:styleId="Revision">
    <w:name w:val="Revision"/>
    <w:hidden/>
    <w:uiPriority w:val="99"/>
    <w:semiHidden/>
    <w:rsid w:val="001B4056"/>
    <w:pPr>
      <w:spacing w:after="0" w:line="240" w:lineRule="auto"/>
    </w:pPr>
    <w:rPr>
      <w:sz w:val="20"/>
    </w:rPr>
  </w:style>
  <w:style w:type="character" w:styleId="CommentReference">
    <w:name w:val="annotation reference"/>
    <w:basedOn w:val="DefaultParagraphFont"/>
    <w:uiPriority w:val="99"/>
    <w:semiHidden/>
    <w:unhideWhenUsed/>
    <w:rsid w:val="001B4056"/>
    <w:rPr>
      <w:sz w:val="16"/>
      <w:szCs w:val="16"/>
    </w:rPr>
  </w:style>
  <w:style w:type="paragraph" w:styleId="CommentText">
    <w:name w:val="annotation text"/>
    <w:basedOn w:val="Normal"/>
    <w:link w:val="CommentTextChar"/>
    <w:uiPriority w:val="99"/>
    <w:unhideWhenUsed/>
    <w:rsid w:val="001B4056"/>
    <w:pPr>
      <w:spacing w:line="240" w:lineRule="auto"/>
    </w:pPr>
    <w:rPr>
      <w:szCs w:val="20"/>
    </w:rPr>
  </w:style>
  <w:style w:type="character" w:customStyle="1" w:styleId="CommentTextChar">
    <w:name w:val="Comment Text Char"/>
    <w:basedOn w:val="DefaultParagraphFont"/>
    <w:link w:val="CommentText"/>
    <w:uiPriority w:val="99"/>
    <w:rsid w:val="001B4056"/>
    <w:rPr>
      <w:sz w:val="20"/>
      <w:szCs w:val="20"/>
    </w:rPr>
  </w:style>
  <w:style w:type="paragraph" w:styleId="CommentSubject">
    <w:name w:val="annotation subject"/>
    <w:basedOn w:val="CommentText"/>
    <w:next w:val="CommentText"/>
    <w:link w:val="CommentSubjectChar"/>
    <w:uiPriority w:val="99"/>
    <w:semiHidden/>
    <w:unhideWhenUsed/>
    <w:rsid w:val="001B4056"/>
    <w:rPr>
      <w:b/>
      <w:bCs/>
    </w:rPr>
  </w:style>
  <w:style w:type="character" w:customStyle="1" w:styleId="CommentSubjectChar">
    <w:name w:val="Comment Subject Char"/>
    <w:basedOn w:val="CommentTextChar"/>
    <w:link w:val="CommentSubject"/>
    <w:uiPriority w:val="99"/>
    <w:semiHidden/>
    <w:rsid w:val="001B4056"/>
    <w:rPr>
      <w:b/>
      <w:bCs/>
      <w:sz w:val="20"/>
      <w:szCs w:val="20"/>
    </w:rPr>
  </w:style>
  <w:style w:type="paragraph" w:styleId="ListParagraph">
    <w:name w:val="List Paragraph"/>
    <w:basedOn w:val="Normal"/>
    <w:uiPriority w:val="34"/>
    <w:semiHidden/>
    <w:qFormat/>
    <w:locked/>
    <w:rsid w:val="001B40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83056">
      <w:bodyDiv w:val="1"/>
      <w:marLeft w:val="0"/>
      <w:marRight w:val="0"/>
      <w:marTop w:val="0"/>
      <w:marBottom w:val="0"/>
      <w:divBdr>
        <w:top w:val="none" w:sz="0" w:space="0" w:color="auto"/>
        <w:left w:val="none" w:sz="0" w:space="0" w:color="auto"/>
        <w:bottom w:val="none" w:sz="0" w:space="0" w:color="auto"/>
        <w:right w:val="none" w:sz="0" w:space="0" w:color="auto"/>
      </w:divBdr>
    </w:div>
    <w:div w:id="75243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documenter.getpostman.com/view/8102633/SWTHZukf" TargetMode="External"/><Relationship Id="rId5"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5.png"/><Relationship Id="rId31" Type="http://schemas.openxmlformats.org/officeDocument/2006/relationships/hyperlink" Target="https://qa-task.immedis.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s>
</file>

<file path=word/_rels/foot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donoghue\Desktop\Templates\IMMEDIS%20RF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ABF3E34D1D8B4899E80A513B5961A2" ma:contentTypeVersion="8" ma:contentTypeDescription="Create a new document." ma:contentTypeScope="" ma:versionID="dc7d5e383fb79b8f5d83173f65c95f17">
  <xsd:schema xmlns:xsd="http://www.w3.org/2001/XMLSchema" xmlns:xs="http://www.w3.org/2001/XMLSchema" xmlns:p="http://schemas.microsoft.com/office/2006/metadata/properties" xmlns:ns2="a9682bef-9be1-4ea4-9fd3-4cdbc9c9dd30" xmlns:ns3="e10ce810-f95f-41bc-b672-688454c1a6ee" targetNamespace="http://schemas.microsoft.com/office/2006/metadata/properties" ma:root="true" ma:fieldsID="df3ae4fe52f5e7a326d8bc9e8727ba5c" ns2:_="" ns3:_="">
    <xsd:import namespace="a9682bef-9be1-4ea4-9fd3-4cdbc9c9dd30"/>
    <xsd:import namespace="e10ce810-f95f-41bc-b672-688454c1a6e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682bef-9be1-4ea4-9fd3-4cdbc9c9dd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0ce810-f95f-41bc-b672-688454c1a6e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429046-1025-44C2-B5D8-1222874D0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682bef-9be1-4ea4-9fd3-4cdbc9c9dd30"/>
    <ds:schemaRef ds:uri="e10ce810-f95f-41bc-b672-688454c1a6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830560-25F6-4740-91F9-1CE09685FDA6}">
  <ds:schemaRefs>
    <ds:schemaRef ds:uri="http://schemas.microsoft.com/sharepoint/v3/contenttype/forms"/>
  </ds:schemaRefs>
</ds:datastoreItem>
</file>

<file path=customXml/itemProps3.xml><?xml version="1.0" encoding="utf-8"?>
<ds:datastoreItem xmlns:ds="http://schemas.openxmlformats.org/officeDocument/2006/customXml" ds:itemID="{BC6E99C3-0F8C-4468-AFC0-900C2128B0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IMMEDIS RFP Template</Template>
  <TotalTime>432</TotalTime>
  <Pages>13</Pages>
  <Words>2069</Words>
  <Characters>11795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O'Donoghue</dc:creator>
  <cp:keywords/>
  <dc:description/>
  <cp:lastModifiedBy>Ivan Davidov</cp:lastModifiedBy>
  <cp:revision>5</cp:revision>
  <dcterms:created xsi:type="dcterms:W3CDTF">2023-02-21T12:52:00Z</dcterms:created>
  <dcterms:modified xsi:type="dcterms:W3CDTF">2023-07-01T16:05:00Z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0x0101007EABF3E34D1D8B4899E80A513B5961A2</vt:lpwstr>
  </property>
</Properties>
</file>